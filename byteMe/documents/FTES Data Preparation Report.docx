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B4CA" w14:textId="77777777" w:rsidR="00794F5B" w:rsidRPr="00794F5B" w:rsidRDefault="00794F5B" w:rsidP="00794F5B">
      <w:pPr>
        <w:rPr>
          <w:b/>
          <w:bCs/>
        </w:rPr>
      </w:pPr>
      <w:r w:rsidRPr="00794F5B">
        <w:rPr>
          <w:b/>
          <w:bCs/>
        </w:rPr>
        <w:t>FTES Data Preparation Report</w:t>
      </w:r>
    </w:p>
    <w:p w14:paraId="49B2979A" w14:textId="77777777" w:rsidR="00794F5B" w:rsidRPr="00794F5B" w:rsidRDefault="00794F5B" w:rsidP="00794F5B">
      <w:r w:rsidRPr="00794F5B">
        <w:rPr>
          <w:b/>
          <w:bCs/>
        </w:rPr>
        <w:t>Script:</w:t>
      </w:r>
      <w:r w:rsidRPr="00794F5B">
        <w:t> </w:t>
      </w:r>
      <w:hyperlink r:id="rId5" w:history="1">
        <w:r w:rsidRPr="00794F5B">
          <w:rPr>
            <w:rStyle w:val="Hyperlink"/>
          </w:rPr>
          <w:t>clean_and_feature_engineer.py</w:t>
        </w:r>
      </w:hyperlink>
      <w:r w:rsidRPr="00794F5B">
        <w:br/>
      </w:r>
      <w:r w:rsidRPr="00794F5B">
        <w:rPr>
          <w:b/>
          <w:bCs/>
        </w:rPr>
        <w:t>Inputs:</w:t>
      </w:r>
      <w:r w:rsidRPr="00794F5B">
        <w:t> </w:t>
      </w:r>
      <w:hyperlink r:id="rId6" w:history="1">
        <w:r w:rsidRPr="00794F5B">
          <w:rPr>
            <w:rStyle w:val="Hyperlink"/>
          </w:rPr>
          <w:t>FTES-Full_Test_1hour_avg.csv</w:t>
        </w:r>
      </w:hyperlink>
      <w:r w:rsidRPr="00794F5B">
        <w:t>, FTES-Full_Test_1sec_system_processed.csv</w:t>
      </w:r>
      <w:r w:rsidRPr="00794F5B">
        <w:br/>
      </w:r>
      <w:r w:rsidRPr="00794F5B">
        <w:rPr>
          <w:b/>
          <w:bCs/>
        </w:rPr>
        <w:t>Outputs:</w:t>
      </w:r>
      <w:r w:rsidRPr="00794F5B">
        <w:t> FTES_cleaned_1hour.csv, FTES_cleaned_1sec_1min_resample.csv</w:t>
      </w:r>
    </w:p>
    <w:p w14:paraId="636ED033" w14:textId="77777777" w:rsidR="00794F5B" w:rsidRPr="00794F5B" w:rsidRDefault="00000000" w:rsidP="00794F5B">
      <w:r>
        <w:pict w14:anchorId="2B0A9B0E">
          <v:rect id="_x0000_i1025" style="width:0;height:1.5pt" o:hralign="center" o:hrstd="t" o:hr="t" fillcolor="#a0a0a0" stroked="f"/>
        </w:pict>
      </w:r>
    </w:p>
    <w:p w14:paraId="2D362BE4" w14:textId="77777777" w:rsidR="00794F5B" w:rsidRPr="00794F5B" w:rsidRDefault="00794F5B" w:rsidP="00794F5B">
      <w:pPr>
        <w:rPr>
          <w:b/>
          <w:bCs/>
        </w:rPr>
      </w:pPr>
      <w:r w:rsidRPr="00794F5B">
        <w:rPr>
          <w:b/>
          <w:bCs/>
        </w:rPr>
        <w:t>Overview</w:t>
      </w:r>
    </w:p>
    <w:p w14:paraId="123E8ADE" w14:textId="77777777" w:rsidR="00794F5B" w:rsidRPr="00794F5B" w:rsidRDefault="00794F5B" w:rsidP="00794F5B">
      <w:r w:rsidRPr="00794F5B">
        <w:t xml:space="preserve">The raw FTES dataset spans December 10, 2024 – March 24, </w:t>
      </w:r>
      <w:proofErr w:type="gramStart"/>
      <w:r w:rsidRPr="00794F5B">
        <w:t>2025</w:t>
      </w:r>
      <w:proofErr w:type="gramEnd"/>
      <w:r w:rsidRPr="00794F5B">
        <w:t xml:space="preserve"> and contains two distinct experimental phases: hot water injection (Phase 1, Dec 13 – Feb 23) and ambient water circulation (Phase 2, Mar 12–24). The goal of the ML model is to predict production well temperature response during the hot injection phase only. All processing steps below are designed to produce a clean, leak-free, ML-ready feature matrix for that task.</w:t>
      </w:r>
    </w:p>
    <w:p w14:paraId="0462339B" w14:textId="77777777" w:rsidR="00794F5B" w:rsidRPr="00794F5B" w:rsidRDefault="00794F5B" w:rsidP="00794F5B">
      <w:r w:rsidRPr="00794F5B">
        <w:t>The pipeline runs in seven sequential stages.</w:t>
      </w:r>
    </w:p>
    <w:p w14:paraId="46626353" w14:textId="77777777" w:rsidR="00794F5B" w:rsidRPr="00794F5B" w:rsidRDefault="00000000" w:rsidP="00794F5B">
      <w:r>
        <w:pict w14:anchorId="50EB3AE2">
          <v:rect id="_x0000_i1026" style="width:0;height:1.5pt" o:hralign="center" o:hrstd="t" o:hr="t" fillcolor="#a0a0a0" stroked="f"/>
        </w:pict>
      </w:r>
    </w:p>
    <w:p w14:paraId="478952D3" w14:textId="77777777" w:rsidR="00794F5B" w:rsidRPr="00794F5B" w:rsidRDefault="00794F5B" w:rsidP="00794F5B">
      <w:pPr>
        <w:rPr>
          <w:b/>
          <w:bCs/>
        </w:rPr>
      </w:pPr>
      <w:r w:rsidRPr="00794F5B">
        <w:rPr>
          <w:b/>
          <w:bCs/>
        </w:rPr>
        <w:t>Stage 1 — Load</w:t>
      </w:r>
    </w:p>
    <w:p w14:paraId="7A3B432A" w14:textId="77777777" w:rsidR="00794F5B" w:rsidRPr="00794F5B" w:rsidRDefault="00794F5B" w:rsidP="00794F5B">
      <w:r w:rsidRPr="00794F5B">
        <w:t>The hourly CSV is loaded with its Time column parsed as a datetime index and sorted chronologically. For the 1-second file (6.5 GB), data is read in 200,000-row chunks to avoid loading the entire file into memory at once.</w:t>
      </w:r>
    </w:p>
    <w:p w14:paraId="4E8C8C48" w14:textId="77777777" w:rsidR="00794F5B" w:rsidRPr="00794F5B" w:rsidRDefault="00794F5B" w:rsidP="00794F5B">
      <w:r w:rsidRPr="00794F5B">
        <w:t>The 1-second file also undergoes a normalization step:</w:t>
      </w:r>
    </w:p>
    <w:p w14:paraId="00EE80E6" w14:textId="77777777" w:rsidR="00794F5B" w:rsidRPr="00794F5B" w:rsidRDefault="00794F5B" w:rsidP="00794F5B">
      <w:pPr>
        <w:numPr>
          <w:ilvl w:val="0"/>
          <w:numId w:val="1"/>
        </w:numPr>
      </w:pPr>
      <w:r w:rsidRPr="00794F5B">
        <w:t xml:space="preserve">A leading integer row-index column (emitted by the data logger) </w:t>
      </w:r>
      <w:proofErr w:type="gramStart"/>
      <w:r w:rsidRPr="00794F5B">
        <w:t>is</w:t>
      </w:r>
      <w:proofErr w:type="gramEnd"/>
      <w:r w:rsidRPr="00794F5B">
        <w:t xml:space="preserve"> dropped</w:t>
      </w:r>
    </w:p>
    <w:p w14:paraId="58D3A9C1" w14:textId="77777777" w:rsidR="00794F5B" w:rsidRPr="00794F5B" w:rsidRDefault="00794F5B" w:rsidP="00794F5B">
      <w:pPr>
        <w:numPr>
          <w:ilvl w:val="0"/>
          <w:numId w:val="1"/>
        </w:numPr>
      </w:pPr>
      <w:r w:rsidRPr="00794F5B">
        <w:t xml:space="preserve">True/False string values in </w:t>
      </w:r>
      <w:proofErr w:type="spellStart"/>
      <w:r w:rsidRPr="00794F5B">
        <w:t>boolean</w:t>
      </w:r>
      <w:proofErr w:type="spellEnd"/>
      <w:r w:rsidRPr="00794F5B">
        <w:t xml:space="preserve"> columns (injecting/producing flags) are converted to 1/0 integers</w:t>
      </w:r>
    </w:p>
    <w:p w14:paraId="4B2445C7" w14:textId="77777777" w:rsidR="00794F5B" w:rsidRPr="00794F5B" w:rsidRDefault="00794F5B" w:rsidP="00794F5B">
      <w:pPr>
        <w:numPr>
          <w:ilvl w:val="0"/>
          <w:numId w:val="1"/>
        </w:numPr>
      </w:pPr>
      <w:r w:rsidRPr="00794F5B">
        <w:t>The Triplex On/Off pump state column is converted from "on"/"off" strings to 1/0</w:t>
      </w:r>
    </w:p>
    <w:p w14:paraId="4995C17A" w14:textId="77777777" w:rsidR="00794F5B" w:rsidRPr="00794F5B" w:rsidRDefault="00794F5B" w:rsidP="00794F5B">
      <w:r w:rsidRPr="00794F5B">
        <w:t>These normalizations are necessary because ML models require numeric inputs, not strings.</w:t>
      </w:r>
    </w:p>
    <w:p w14:paraId="112C4B87" w14:textId="77777777" w:rsidR="00794F5B" w:rsidRPr="00794F5B" w:rsidRDefault="00000000" w:rsidP="00794F5B">
      <w:r>
        <w:pict w14:anchorId="6B3EBEEC">
          <v:rect id="_x0000_i1027" style="width:0;height:1.5pt" o:hralign="center" o:hrstd="t" o:hr="t" fillcolor="#a0a0a0" stroked="f"/>
        </w:pict>
      </w:r>
    </w:p>
    <w:p w14:paraId="6B5A243A" w14:textId="77777777" w:rsidR="00794F5B" w:rsidRPr="00794F5B" w:rsidRDefault="00794F5B" w:rsidP="00794F5B">
      <w:pPr>
        <w:rPr>
          <w:b/>
          <w:bCs/>
        </w:rPr>
      </w:pPr>
      <w:r w:rsidRPr="00794F5B">
        <w:rPr>
          <w:b/>
          <w:bCs/>
        </w:rPr>
        <w:t>Stage 2 — Pre-injection Ambient Baseline (T0)</w:t>
      </w:r>
    </w:p>
    <w:p w14:paraId="7C2CA905" w14:textId="77777777" w:rsidR="00794F5B" w:rsidRPr="00794F5B" w:rsidRDefault="00794F5B" w:rsidP="00794F5B">
      <w:r w:rsidRPr="00794F5B">
        <w:rPr>
          <w:b/>
          <w:bCs/>
        </w:rPr>
        <w:t>Why:</w:t>
      </w:r>
      <w:r w:rsidRPr="00794F5B">
        <w:t> The ML model's prediction target is not raw temperature, but </w:t>
      </w:r>
      <w:r w:rsidRPr="00794F5B">
        <w:rPr>
          <w:i/>
          <w:iCs/>
        </w:rPr>
        <w:t>how much the temperature has risen above its undisturbed baseline</w:t>
      </w:r>
      <w:r w:rsidRPr="00794F5B">
        <w:t xml:space="preserve">. Each well sits at a slightly different natural rock temperature (ranging roughly 24–27 °C across TL, TN, TC, TU, TS). Predicting </w:t>
      </w:r>
      <w:r w:rsidRPr="00794F5B">
        <w:lastRenderedPageBreak/>
        <w:t xml:space="preserve">raw temperature would force the model to simultaneously learn well-to-well absolute offsets and the thermal dynamics, which </w:t>
      </w:r>
      <w:proofErr w:type="gramStart"/>
      <w:r w:rsidRPr="00794F5B">
        <w:t>hurts generalizability</w:t>
      </w:r>
      <w:proofErr w:type="gramEnd"/>
      <w:r w:rsidRPr="00794F5B">
        <w:t>.</w:t>
      </w:r>
    </w:p>
    <w:p w14:paraId="585D3102" w14:textId="77777777" w:rsidR="00794F5B" w:rsidRPr="00794F5B" w:rsidRDefault="00794F5B" w:rsidP="00794F5B">
      <w:r w:rsidRPr="00794F5B">
        <w:rPr>
          <w:b/>
          <w:bCs/>
        </w:rPr>
        <w:t>What:</w:t>
      </w:r>
      <w:r w:rsidRPr="00794F5B">
        <w:t> The three days before injection began (Dec 10–13) are used to compute T0 per well:</w:t>
      </w:r>
    </w:p>
    <w:p w14:paraId="0A2DEDE0" w14:textId="5CDDD8FD" w:rsidR="00794F5B" w:rsidRPr="00794F5B" w:rsidRDefault="00000000" w:rsidP="00794F5B">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nor/>
            </m:rPr>
            <m:t>well</m:t>
          </m:r>
          <m:r>
            <w:rPr>
              <w:rFonts w:ascii="Cambria Math" w:hAnsi="Cambria Math"/>
            </w:rPr>
            <m:t>]=</m:t>
          </m:r>
          <m:r>
            <m:rPr>
              <m:nor/>
            </m:rPr>
            <m:t>median</m:t>
          </m:r>
          <m:d>
            <m:dPr>
              <m:ctrlPr>
                <w:rPr>
                  <w:rFonts w:ascii="Cambria Math" w:hAnsi="Cambria Math"/>
                </w:rPr>
              </m:ctrlPr>
            </m:dPr>
            <m:e>
              <m:f>
                <m:fPr>
                  <m:ctrlPr>
                    <w:rPr>
                      <w:rFonts w:ascii="Cambria Math" w:hAnsi="Cambria Math"/>
                    </w:rPr>
                  </m:ctrlPr>
                </m:fPr>
                <m:num>
                  <m:r>
                    <m:rPr>
                      <m:nor/>
                    </m:rPr>
                    <m:t>TEC-INT-U</m:t>
                  </m:r>
                  <m:r>
                    <w:rPr>
                      <w:rFonts w:ascii="Cambria Math" w:hAnsi="Cambria Math"/>
                    </w:rPr>
                    <m:t>+</m:t>
                  </m:r>
                  <m:r>
                    <m:rPr>
                      <m:nor/>
                    </m:rPr>
                    <m:t>TEC-INT-L</m:t>
                  </m:r>
                </m:num>
                <m:den>
                  <m:r>
                    <w:rPr>
                      <w:rFonts w:ascii="Cambria Math" w:hAnsi="Cambria Math"/>
                    </w:rPr>
                    <m:t>2</m:t>
                  </m:r>
                </m:den>
              </m:f>
            </m:e>
          </m:d>
        </m:oMath>
      </m:oMathPara>
    </w:p>
    <w:p w14:paraId="1F0B5D2E" w14:textId="77777777" w:rsidR="00794F5B" w:rsidRPr="00794F5B" w:rsidRDefault="00794F5B" w:rsidP="00794F5B">
      <w:r w:rsidRPr="00794F5B">
        <w:t>This step </w:t>
      </w:r>
      <w:r w:rsidRPr="00794F5B">
        <w:rPr>
          <w:b/>
          <w:bCs/>
        </w:rPr>
        <w:t>must</w:t>
      </w:r>
      <w:r w:rsidRPr="00794F5B">
        <w:t> run before Phase 1 filtering in the next stage, because filtering would otherwise discard the pre-injection rows needed to compute T0. The resulting T0 values are stored and used later in feature engineering.</w:t>
      </w:r>
    </w:p>
    <w:p w14:paraId="12026709" w14:textId="77777777" w:rsidR="00794F5B" w:rsidRPr="00794F5B" w:rsidRDefault="00000000" w:rsidP="00794F5B">
      <w:r>
        <w:pict w14:anchorId="612F673B">
          <v:rect id="_x0000_i1028" style="width:0;height:1.5pt" o:hralign="center" o:hrstd="t" o:hr="t" fillcolor="#a0a0a0" stroked="f"/>
        </w:pict>
      </w:r>
    </w:p>
    <w:p w14:paraId="01377607" w14:textId="77777777" w:rsidR="00794F5B" w:rsidRPr="00794F5B" w:rsidRDefault="00794F5B" w:rsidP="00794F5B">
      <w:pPr>
        <w:rPr>
          <w:b/>
          <w:bCs/>
        </w:rPr>
      </w:pPr>
      <w:r w:rsidRPr="00794F5B">
        <w:rPr>
          <w:b/>
          <w:bCs/>
        </w:rPr>
        <w:t>Stage 3 — Cleaning</w:t>
      </w:r>
    </w:p>
    <w:p w14:paraId="47B78F08" w14:textId="77777777" w:rsidR="00794F5B" w:rsidRPr="00794F5B" w:rsidRDefault="00794F5B" w:rsidP="00794F5B">
      <w:r w:rsidRPr="00794F5B">
        <w:t>Seven sub-steps are applied in sequence:</w:t>
      </w:r>
    </w:p>
    <w:p w14:paraId="67F7115A" w14:textId="77777777" w:rsidR="00794F5B" w:rsidRPr="00794F5B" w:rsidRDefault="00794F5B" w:rsidP="00794F5B">
      <w:r w:rsidRPr="00794F5B">
        <w:rPr>
          <w:b/>
          <w:bCs/>
        </w:rPr>
        <w:t>3a. Remove duplicate timestamps</w:t>
      </w:r>
      <w:r w:rsidRPr="00794F5B">
        <w:br/>
        <w:t>The data logger occasionally writes two records at the same timestamp (from clock corrections or file stitching). 116 duplicates were found in the hourly file. Duplicates cause incorrect results in time-series operations like rolling windows and time-based interpolation, so the first of each duplicate pair is kept and the rest discarded.</w:t>
      </w:r>
    </w:p>
    <w:p w14:paraId="0C61A122" w14:textId="77777777" w:rsidR="00794F5B" w:rsidRPr="00794F5B" w:rsidRDefault="00794F5B" w:rsidP="00794F5B">
      <w:r w:rsidRPr="00794F5B">
        <w:rPr>
          <w:b/>
          <w:bCs/>
        </w:rPr>
        <w:t>3b. Phase 1 filter</w:t>
      </w:r>
      <w:r w:rsidRPr="00794F5B">
        <w:br/>
        <w:t>Rows outside the hot injection window (2024-12-13 20:00 → 2025-02-23 23:59:59) are dropped. The start time is set to 20:00 on Dec 13 — the actual moment the pump was first turned on — rather than midnight, to avoid including pre-pump sensor idle readings. Phase 2 (ambient circulation) is excluded entirely because it represents a fundamentally different flow and thermal regime; including it would cause the model to learn a mix of two incompatible physical behaviors.</w:t>
      </w:r>
    </w:p>
    <w:p w14:paraId="186F5D5C" w14:textId="77777777" w:rsidR="00794F5B" w:rsidRPr="00794F5B" w:rsidRDefault="00794F5B" w:rsidP="00794F5B">
      <w:r w:rsidRPr="00794F5B">
        <w:rPr>
          <w:b/>
          <w:bCs/>
        </w:rPr>
        <w:t>3c. Drop constant columns</w:t>
      </w:r>
      <w:r w:rsidRPr="00794F5B">
        <w:br/>
      </w:r>
      <w:proofErr w:type="spellStart"/>
      <w:r w:rsidRPr="00794F5B">
        <w:t>Columns</w:t>
      </w:r>
      <w:proofErr w:type="spellEnd"/>
      <w:r w:rsidRPr="00794F5B">
        <w:t xml:space="preserve"> with only one unique value carry no information and will cause problems for some ML algorithms (e.g., zero variance features break normalization). Fixed packer center depths (e.g., TC Packer Center Depth) were found to be constant across Phase 1 and are dropped.</w:t>
      </w:r>
    </w:p>
    <w:p w14:paraId="035D5B42" w14:textId="77777777" w:rsidR="00794F5B" w:rsidRPr="00794F5B" w:rsidRDefault="00794F5B" w:rsidP="00794F5B">
      <w:r w:rsidRPr="00794F5B">
        <w:rPr>
          <w:b/>
          <w:bCs/>
        </w:rPr>
        <w:t xml:space="preserve">3d. Clamp physically implausible sensor values to </w:t>
      </w:r>
      <w:proofErr w:type="spellStart"/>
      <w:r w:rsidRPr="00794F5B">
        <w:rPr>
          <w:b/>
          <w:bCs/>
        </w:rPr>
        <w:t>NaN</w:t>
      </w:r>
      <w:proofErr w:type="spellEnd"/>
      <w:r w:rsidRPr="00794F5B">
        <w:br/>
        <w:t xml:space="preserve">Sensor malfunctions can produce readings that are physically impossible. Rather than deleting entire rows (which would create gaps in the time series), values outside the following domain-knowledge bounds are replaced with </w:t>
      </w:r>
      <w:proofErr w:type="spellStart"/>
      <w:r w:rsidRPr="00794F5B">
        <w:t>NaN</w:t>
      </w:r>
      <w:proofErr w:type="spellEnd"/>
      <w:r w:rsidRPr="00794F5B">
        <w:t>:</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2603"/>
        <w:gridCol w:w="1698"/>
        <w:gridCol w:w="5059"/>
      </w:tblGrid>
      <w:tr w:rsidR="00794F5B" w:rsidRPr="00794F5B" w14:paraId="0769ADA4"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2F82955F" w14:textId="77777777" w:rsidR="00794F5B" w:rsidRPr="00794F5B" w:rsidRDefault="00794F5B" w:rsidP="00794F5B">
            <w:pPr>
              <w:rPr>
                <w:b/>
                <w:bCs/>
              </w:rPr>
            </w:pPr>
            <w:r w:rsidRPr="00794F5B">
              <w:rPr>
                <w:b/>
                <w:bCs/>
              </w:rPr>
              <w:lastRenderedPageBreak/>
              <w:t>Sensor type</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FA91F4D" w14:textId="77777777" w:rsidR="00794F5B" w:rsidRPr="00794F5B" w:rsidRDefault="00794F5B" w:rsidP="00794F5B">
            <w:pPr>
              <w:rPr>
                <w:b/>
                <w:bCs/>
              </w:rPr>
            </w:pPr>
            <w:r w:rsidRPr="00794F5B">
              <w:rPr>
                <w:b/>
                <w:bCs/>
              </w:rPr>
              <w:t>Bounds</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562292E1" w14:textId="77777777" w:rsidR="00794F5B" w:rsidRPr="00794F5B" w:rsidRDefault="00794F5B" w:rsidP="00794F5B">
            <w:pPr>
              <w:rPr>
                <w:b/>
                <w:bCs/>
              </w:rPr>
            </w:pPr>
            <w:r w:rsidRPr="00794F5B">
              <w:rPr>
                <w:b/>
                <w:bCs/>
              </w:rPr>
              <w:t>Reasoning</w:t>
            </w:r>
          </w:p>
        </w:tc>
      </w:tr>
      <w:tr w:rsidR="00794F5B" w:rsidRPr="00794F5B" w14:paraId="05155E33"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7C370F44" w14:textId="77777777" w:rsidR="00794F5B" w:rsidRPr="00794F5B" w:rsidRDefault="00794F5B" w:rsidP="00794F5B">
            <w:r w:rsidRPr="00794F5B">
              <w:t>Temperature (TEC)</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6751A7BA" w14:textId="77777777" w:rsidR="00794F5B" w:rsidRPr="00794F5B" w:rsidRDefault="00794F5B" w:rsidP="00794F5B">
            <w:r w:rsidRPr="00794F5B">
              <w:t>–5 °C to 150 °C</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429C6682" w14:textId="77777777" w:rsidR="00794F5B" w:rsidRPr="00794F5B" w:rsidRDefault="00794F5B" w:rsidP="00794F5B">
            <w:r w:rsidRPr="00794F5B">
              <w:t>Below freezing or above boiling is impossible underground</w:t>
            </w:r>
          </w:p>
        </w:tc>
      </w:tr>
      <w:tr w:rsidR="00794F5B" w:rsidRPr="00794F5B" w14:paraId="356F5798"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1FCB7D42" w14:textId="77777777" w:rsidR="00794F5B" w:rsidRPr="00794F5B" w:rsidRDefault="00794F5B" w:rsidP="00794F5B">
            <w:r w:rsidRPr="00794F5B">
              <w:t>Pressure</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5C90FF54" w14:textId="77777777" w:rsidR="00794F5B" w:rsidRPr="00794F5B" w:rsidRDefault="00794F5B" w:rsidP="00794F5B">
            <w:r w:rsidRPr="00794F5B">
              <w:t>&gt; 500 psi/bar</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41A015C1" w14:textId="77777777" w:rsidR="00794F5B" w:rsidRPr="00794F5B" w:rsidRDefault="00794F5B" w:rsidP="00794F5B">
            <w:r w:rsidRPr="00794F5B">
              <w:t>Above this indicates sensor saturation or a glitch</w:t>
            </w:r>
          </w:p>
        </w:tc>
      </w:tr>
      <w:tr w:rsidR="00794F5B" w:rsidRPr="00794F5B" w14:paraId="7C671141"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0B802AD4" w14:textId="77777777" w:rsidR="00794F5B" w:rsidRPr="00794F5B" w:rsidRDefault="00794F5B" w:rsidP="00794F5B">
            <w:r w:rsidRPr="00794F5B">
              <w:t>Electrical conductivity (EC)</w:t>
            </w:r>
          </w:p>
        </w:tc>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4EF7BADE" w14:textId="77777777" w:rsidR="00794F5B" w:rsidRPr="00794F5B" w:rsidRDefault="00794F5B" w:rsidP="00794F5B">
            <w:r w:rsidRPr="00794F5B">
              <w:t>0 to 5,000 µS/cm</w:t>
            </w:r>
          </w:p>
        </w:tc>
        <w:tc>
          <w:tcPr>
            <w:tcW w:w="0" w:type="auto"/>
            <w:tcBorders>
              <w:top w:val="nil"/>
              <w:left w:val="nil"/>
              <w:bottom w:val="nil"/>
              <w:right w:val="nil"/>
            </w:tcBorders>
            <w:tcMar>
              <w:top w:w="60" w:type="dxa"/>
              <w:left w:w="90" w:type="dxa"/>
              <w:bottom w:w="60" w:type="dxa"/>
              <w:right w:w="90" w:type="dxa"/>
            </w:tcMar>
            <w:vAlign w:val="center"/>
            <w:hideMark/>
          </w:tcPr>
          <w:p w14:paraId="10C8A4CD" w14:textId="77777777" w:rsidR="00794F5B" w:rsidRPr="00794F5B" w:rsidRDefault="00794F5B" w:rsidP="00794F5B">
            <w:r w:rsidRPr="00794F5B">
              <w:t>Above seawater concentration indicates measurement error</w:t>
            </w:r>
          </w:p>
        </w:tc>
      </w:tr>
    </w:tbl>
    <w:p w14:paraId="190DE114" w14:textId="06C971B3" w:rsidR="00794F5B" w:rsidRPr="00794F5B" w:rsidRDefault="00794F5B" w:rsidP="00794F5B">
      <w:r w:rsidRPr="00794F5B">
        <w:t>Several pressure columns (e.g., TL Packer Pressure, TC Interval Pressure) had</w:t>
      </w:r>
      <w:r>
        <w:t xml:space="preserve"> </w:t>
      </w:r>
      <w:proofErr w:type="gramStart"/>
      <w:r w:rsidRPr="00794F5B">
        <w:t>the </w:t>
      </w:r>
      <w:r w:rsidRPr="00794F5B">
        <w:rPr>
          <w:i/>
          <w:iCs/>
        </w:rPr>
        <w:t>majority</w:t>
      </w:r>
      <w:r w:rsidRPr="00794F5B">
        <w:t> of</w:t>
      </w:r>
      <w:proofErr w:type="gramEnd"/>
      <w:r w:rsidRPr="00794F5B">
        <w:t xml:space="preserve"> their values flagged, meaning the sensors were consistently out of range during Phase 1.</w:t>
      </w:r>
    </w:p>
    <w:p w14:paraId="4480767C" w14:textId="77777777" w:rsidR="00794F5B" w:rsidRPr="00794F5B" w:rsidRDefault="00794F5B" w:rsidP="00794F5B">
      <w:r w:rsidRPr="00794F5B">
        <w:rPr>
          <w:b/>
          <w:bCs/>
        </w:rPr>
        <w:t>3e. Drop all-</w:t>
      </w:r>
      <w:proofErr w:type="spellStart"/>
      <w:r w:rsidRPr="00794F5B">
        <w:rPr>
          <w:b/>
          <w:bCs/>
        </w:rPr>
        <w:t>NaN</w:t>
      </w:r>
      <w:proofErr w:type="spellEnd"/>
      <w:r w:rsidRPr="00794F5B">
        <w:rPr>
          <w:b/>
          <w:bCs/>
        </w:rPr>
        <w:t xml:space="preserve"> columns (post-clamp)</w:t>
      </w:r>
      <w:r w:rsidRPr="00794F5B">
        <w:br/>
        <w:t>This step runs </w:t>
      </w:r>
      <w:r w:rsidRPr="00794F5B">
        <w:rPr>
          <w:i/>
          <w:iCs/>
        </w:rPr>
        <w:t>after</w:t>
      </w:r>
      <w:r w:rsidRPr="00794F5B">
        <w:t> clamping, not before — so columns that were all-</w:t>
      </w:r>
      <w:proofErr w:type="spellStart"/>
      <w:r w:rsidRPr="00794F5B">
        <w:t>NaN</w:t>
      </w:r>
      <w:proofErr w:type="spellEnd"/>
      <w:r w:rsidRPr="00794F5B">
        <w:t xml:space="preserve"> from the start AND columns that became all-</w:t>
      </w:r>
      <w:proofErr w:type="spellStart"/>
      <w:r w:rsidRPr="00794F5B">
        <w:t>NaN</w:t>
      </w:r>
      <w:proofErr w:type="spellEnd"/>
      <w:r w:rsidRPr="00794F5B">
        <w:t xml:space="preserve"> because every value was out of range are both caught and dropped. TL Packer Pressure and TU Packer Pressure were eliminated here.</w:t>
      </w:r>
    </w:p>
    <w:p w14:paraId="0F4E520F" w14:textId="77777777" w:rsidR="00794F5B" w:rsidRPr="00794F5B" w:rsidRDefault="00794F5B" w:rsidP="00794F5B">
      <w:r w:rsidRPr="00794F5B">
        <w:rPr>
          <w:b/>
          <w:bCs/>
        </w:rPr>
        <w:t>3f. Interpolate short gaps</w:t>
      </w:r>
      <w:r w:rsidRPr="00794F5B">
        <w:br/>
        <w:t xml:space="preserve">Short </w:t>
      </w:r>
      <w:proofErr w:type="spellStart"/>
      <w:r w:rsidRPr="00794F5B">
        <w:t>NaN</w:t>
      </w:r>
      <w:proofErr w:type="spellEnd"/>
      <w:r w:rsidRPr="00794F5B">
        <w:t xml:space="preserve"> gaps of 1–2 consecutive missing values are filled using time-based linear interpolation. This recovers isolated sensor dropouts (e.g., a single missed transmission) without inventing large stretches of artificial data. Only forward gaps of up to 2 records are filled.</w:t>
      </w:r>
    </w:p>
    <w:p w14:paraId="4AAEC936" w14:textId="77777777" w:rsidR="00794F5B" w:rsidRPr="00794F5B" w:rsidRDefault="00794F5B" w:rsidP="00794F5B">
      <w:r w:rsidRPr="00794F5B">
        <w:rPr>
          <w:b/>
          <w:bCs/>
        </w:rPr>
        <w:t xml:space="preserve">3g. Drop columns with &gt;50% </w:t>
      </w:r>
      <w:proofErr w:type="spellStart"/>
      <w:r w:rsidRPr="00794F5B">
        <w:rPr>
          <w:b/>
          <w:bCs/>
        </w:rPr>
        <w:t>NaN</w:t>
      </w:r>
      <w:proofErr w:type="spellEnd"/>
      <w:r w:rsidRPr="00794F5B">
        <w:rPr>
          <w:b/>
          <w:bCs/>
        </w:rPr>
        <w:t xml:space="preserve"> remaining</w:t>
      </w:r>
      <w:r w:rsidRPr="00794F5B">
        <w:br/>
        <w:t xml:space="preserve">After interpolation, columns that are still more than 50% missing are dropped. These cannot be meaningfully </w:t>
      </w:r>
      <w:proofErr w:type="gramStart"/>
      <w:r w:rsidRPr="00794F5B">
        <w:t>recovered — imputing</w:t>
      </w:r>
      <w:proofErr w:type="gramEnd"/>
      <w:r w:rsidRPr="00794F5B">
        <w:t xml:space="preserve"> half a column introduces more noise than information. Seven pressure columns (including TC Interval Pressure and TU Interval Pressure) were dropped at this stage because the sensor operating ranges showed they were measuring injection-side pressures in the hundreds of PSI but had been clamped as out-of-range in step 3d.</w:t>
      </w:r>
    </w:p>
    <w:p w14:paraId="2E6A0C90" w14:textId="77777777" w:rsidR="00794F5B" w:rsidRPr="00794F5B" w:rsidRDefault="00000000" w:rsidP="00794F5B">
      <w:r>
        <w:pict w14:anchorId="72983A3E">
          <v:rect id="_x0000_i1029" style="width:0;height:1.5pt" o:hralign="center" o:hrstd="t" o:hr="t" fillcolor="#a0a0a0" stroked="f"/>
        </w:pict>
      </w:r>
    </w:p>
    <w:p w14:paraId="3570B207" w14:textId="77777777" w:rsidR="00794F5B" w:rsidRPr="00794F5B" w:rsidRDefault="00794F5B" w:rsidP="00794F5B">
      <w:pPr>
        <w:rPr>
          <w:b/>
          <w:bCs/>
        </w:rPr>
      </w:pPr>
      <w:r w:rsidRPr="00794F5B">
        <w:rPr>
          <w:b/>
          <w:bCs/>
        </w:rPr>
        <w:t>Stage 4 — Interval Mean Temperature Columns</w:t>
      </w:r>
    </w:p>
    <w:p w14:paraId="3F6A757C" w14:textId="77777777" w:rsidR="00794F5B" w:rsidRPr="00794F5B" w:rsidRDefault="00794F5B" w:rsidP="00794F5B">
      <w:r w:rsidRPr="00794F5B">
        <w:t>For every well, the upper and lower interval sensors are averaged into a single cleaner signal:</w:t>
      </w:r>
    </w:p>
    <w:p w14:paraId="7229DFB3" w14:textId="633428CE" w:rsidR="00794F5B" w:rsidRPr="00794F5B" w:rsidRDefault="00794F5B" w:rsidP="00794F5B">
      <w:proofErr w:type="spellStart"/>
      <m:oMathPara>
        <m:oMath>
          <m:r>
            <m:rPr>
              <m:nor/>
            </m:rPr>
            <w:lastRenderedPageBreak/>
            <m:t>XX_INT_mean</m:t>
          </m:r>
          <w:proofErr w:type="spellEnd"/>
          <m:r>
            <w:rPr>
              <w:rFonts w:ascii="Cambria Math" w:hAnsi="Cambria Math"/>
            </w:rPr>
            <m:t>=</m:t>
          </m:r>
          <m:f>
            <m:fPr>
              <m:ctrlPr>
                <w:rPr>
                  <w:rFonts w:ascii="Cambria Math" w:hAnsi="Cambria Math"/>
                </w:rPr>
              </m:ctrlPr>
            </m:fPr>
            <m:num>
              <m:r>
                <m:rPr>
                  <m:nor/>
                </m:rPr>
                <m:t>XX-TEC-INT-U</m:t>
              </m:r>
              <m:r>
                <w:rPr>
                  <w:rFonts w:ascii="Cambria Math" w:hAnsi="Cambria Math"/>
                </w:rPr>
                <m:t>+</m:t>
              </m:r>
              <m:r>
                <m:rPr>
                  <m:nor/>
                </m:rPr>
                <m:t>XX-TEC-INT-L</m:t>
              </m:r>
            </m:num>
            <m:den>
              <m:r>
                <w:rPr>
                  <w:rFonts w:ascii="Cambria Math" w:hAnsi="Cambria Math"/>
                </w:rPr>
                <m:t>2</m:t>
              </m:r>
            </m:den>
          </m:f>
        </m:oMath>
      </m:oMathPara>
    </w:p>
    <w:p w14:paraId="4B77C512" w14:textId="77777777" w:rsidR="00794F5B" w:rsidRPr="00794F5B" w:rsidRDefault="00794F5B" w:rsidP="00794F5B">
      <w:r w:rsidRPr="00794F5B">
        <w:t>And similarly for bottom sensors. This reduces high-frequency noise from individual sensors and produces the primary temperature input used in all subsequent feature construction. It also aligns with the experimental design, which uses interval means as the canonical temperature representation throughout.</w:t>
      </w:r>
    </w:p>
    <w:p w14:paraId="4CD024DF" w14:textId="77777777" w:rsidR="00794F5B" w:rsidRPr="00794F5B" w:rsidRDefault="00000000" w:rsidP="00794F5B">
      <w:r>
        <w:pict w14:anchorId="54FF475F">
          <v:rect id="_x0000_i1030" style="width:0;height:1.5pt" o:hralign="center" o:hrstd="t" o:hr="t" fillcolor="#a0a0a0" stroked="f"/>
        </w:pict>
      </w:r>
    </w:p>
    <w:p w14:paraId="682356FA" w14:textId="77777777" w:rsidR="00794F5B" w:rsidRPr="00794F5B" w:rsidRDefault="00794F5B" w:rsidP="00794F5B">
      <w:pPr>
        <w:rPr>
          <w:b/>
          <w:bCs/>
        </w:rPr>
      </w:pPr>
      <w:r w:rsidRPr="00794F5B">
        <w:rPr>
          <w:b/>
          <w:bCs/>
        </w:rPr>
        <w:t>Stage 5 — Monitor Well Sensor Drift Detrending</w:t>
      </w:r>
    </w:p>
    <w:p w14:paraId="2ECC981A" w14:textId="77777777" w:rsidR="00794F5B" w:rsidRPr="00794F5B" w:rsidRDefault="00794F5B" w:rsidP="00794F5B">
      <w:r w:rsidRPr="00794F5B">
        <w:rPr>
          <w:b/>
          <w:bCs/>
        </w:rPr>
        <w:t>Why:</w:t>
      </w:r>
      <w:r w:rsidRPr="00794F5B">
        <w:t xml:space="preserve"> Wells TU and TS are "monitor wells" — they are far from the injection well (TC) and are not expected to receive significant thermal energy over the 72-day Phase 1 window. Any steady linear rise in their temperature is therefore likely </w:t>
      </w:r>
      <w:proofErr w:type="gramStart"/>
      <w:r w:rsidRPr="00794F5B">
        <w:t>instrument drift</w:t>
      </w:r>
      <w:proofErr w:type="gramEnd"/>
      <w:r w:rsidRPr="00794F5B">
        <w:t xml:space="preserve"> rather than real physical signal. If left uncorrected, this drift would corrupt the Family E monitor-well features and potentially bleed into rolling statistics.</w:t>
      </w:r>
    </w:p>
    <w:p w14:paraId="79F3EAC5" w14:textId="77777777" w:rsidR="00794F5B" w:rsidRPr="00794F5B" w:rsidRDefault="00794F5B" w:rsidP="00794F5B">
      <w:r w:rsidRPr="00794F5B">
        <w:rPr>
          <w:b/>
          <w:bCs/>
        </w:rPr>
        <w:t>What:</w:t>
      </w:r>
      <w:r w:rsidRPr="00794F5B">
        <w:t> A linear regression is fit to TEC-INT-U for TU and TS across the cleaned Phase 1 window. If the slope exceeds ±0.12 °C/</w:t>
      </w:r>
      <w:proofErr w:type="spellStart"/>
      <w:r w:rsidRPr="00794F5B">
        <w:t>hr</w:t>
      </w:r>
      <w:proofErr w:type="spellEnd"/>
      <w:r w:rsidRPr="00794F5B">
        <w:t xml:space="preserve"> (equivalent to 0.002 °C/min, the threshold specified in the experimental design), the linear trend is subtracted from all TEC columns of that well. The drift check result is printed to the console so the team can verify whether </w:t>
      </w:r>
      <w:proofErr w:type="gramStart"/>
      <w:r w:rsidRPr="00794F5B">
        <w:t>detrending</w:t>
      </w:r>
      <w:proofErr w:type="gramEnd"/>
      <w:r w:rsidRPr="00794F5B">
        <w:t xml:space="preserve"> was </w:t>
      </w:r>
      <w:proofErr w:type="gramStart"/>
      <w:r w:rsidRPr="00794F5B">
        <w:t>actually applied</w:t>
      </w:r>
      <w:proofErr w:type="gramEnd"/>
      <w:r w:rsidRPr="00794F5B">
        <w:t>.</w:t>
      </w:r>
    </w:p>
    <w:p w14:paraId="1D8272CB" w14:textId="77777777" w:rsidR="00794F5B" w:rsidRPr="00794F5B" w:rsidRDefault="00000000" w:rsidP="00794F5B">
      <w:r>
        <w:pict w14:anchorId="6061E240">
          <v:rect id="_x0000_i1031" style="width:0;height:1.5pt" o:hralign="center" o:hrstd="t" o:hr="t" fillcolor="#a0a0a0" stroked="f"/>
        </w:pict>
      </w:r>
    </w:p>
    <w:p w14:paraId="307A8687" w14:textId="77777777" w:rsidR="00794F5B" w:rsidRPr="00794F5B" w:rsidRDefault="00794F5B" w:rsidP="00794F5B">
      <w:pPr>
        <w:rPr>
          <w:b/>
          <w:bCs/>
        </w:rPr>
      </w:pPr>
      <w:r w:rsidRPr="00794F5B">
        <w:rPr>
          <w:b/>
          <w:bCs/>
        </w:rPr>
        <w:t>Stage 6 — Ramp-up Detection and Train/Test Split Labels</w:t>
      </w:r>
    </w:p>
    <w:p w14:paraId="6787A608" w14:textId="77777777" w:rsidR="00794F5B" w:rsidRPr="00794F5B" w:rsidRDefault="00794F5B" w:rsidP="00794F5B">
      <w:r w:rsidRPr="00794F5B">
        <w:rPr>
          <w:b/>
          <w:bCs/>
        </w:rPr>
        <w:t>Why — ramp-up:</w:t>
      </w:r>
      <w:r w:rsidRPr="00794F5B">
        <w:t> When the pump first turns on, Net Flow takes some time to stabilize as air is purged and pressure equilibrates. This transient period distorts what looks like "normal" steady-state injection behavior. Including ramp-up rows in training would teach the model patterns that only occur at experiment start and never repeat.</w:t>
      </w:r>
    </w:p>
    <w:p w14:paraId="59F97B90" w14:textId="77777777" w:rsidR="00794F5B" w:rsidRPr="00794F5B" w:rsidRDefault="00794F5B" w:rsidP="00794F5B">
      <w:r w:rsidRPr="00794F5B">
        <w:rPr>
          <w:b/>
          <w:bCs/>
        </w:rPr>
        <w:t>How:</w:t>
      </w:r>
      <w:r w:rsidRPr="00794F5B">
        <w:t xml:space="preserve"> The script dynamically detects the ramp-up end: the first timestamp at which Net Flow has been at or above 80% of its 6-hour rolling maximum for at least 60 consecutive minutes. If no steady window is found, it defaults to 6 hours after injection </w:t>
      </w:r>
      <w:proofErr w:type="gramStart"/>
      <w:r w:rsidRPr="00794F5B">
        <w:t>start</w:t>
      </w:r>
      <w:proofErr w:type="gramEnd"/>
      <w:r w:rsidRPr="00794F5B">
        <w:t>.</w:t>
      </w:r>
    </w:p>
    <w:p w14:paraId="53062A6A" w14:textId="77777777" w:rsidR="00794F5B" w:rsidRPr="00794F5B" w:rsidRDefault="00794F5B" w:rsidP="00794F5B">
      <w:r w:rsidRPr="00794F5B">
        <w:rPr>
          <w:b/>
          <w:bCs/>
        </w:rPr>
        <w:t>Why — split labels:</w:t>
      </w:r>
      <w:r w:rsidRPr="00794F5B">
        <w:t xml:space="preserve"> The experimental design requires strictly chronological train/test partitioning with no shuffling of any kind. Rather than leaving this to the ML engineer to define from scratch, a split column is written directly into the output </w:t>
      </w:r>
      <w:proofErr w:type="gramStart"/>
      <w:r w:rsidRPr="00794F5B">
        <w:t>CSV</w:t>
      </w:r>
      <w:proofErr w:type="gramEnd"/>
      <w:r w:rsidRPr="00794F5B">
        <w:t xml:space="preserve"> so partitioning is unambiguous:</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160"/>
        <w:gridCol w:w="2817"/>
        <w:gridCol w:w="5383"/>
      </w:tblGrid>
      <w:tr w:rsidR="00794F5B" w:rsidRPr="00794F5B" w14:paraId="53A1B4D9"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2E95FBF3" w14:textId="77777777" w:rsidR="00794F5B" w:rsidRPr="00794F5B" w:rsidRDefault="00794F5B" w:rsidP="00794F5B">
            <w:pPr>
              <w:rPr>
                <w:b/>
                <w:bCs/>
              </w:rPr>
            </w:pPr>
            <w:r w:rsidRPr="00794F5B">
              <w:rPr>
                <w:b/>
                <w:bCs/>
              </w:rPr>
              <w:lastRenderedPageBreak/>
              <w:t>Label</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4AEF7224" w14:textId="77777777" w:rsidR="00794F5B" w:rsidRPr="00794F5B" w:rsidRDefault="00794F5B" w:rsidP="00794F5B">
            <w:pPr>
              <w:rPr>
                <w:b/>
                <w:bCs/>
              </w:rPr>
            </w:pPr>
            <w:r w:rsidRPr="00794F5B">
              <w:rPr>
                <w:b/>
                <w:bCs/>
              </w:rPr>
              <w:t>Period</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5EFAB940" w14:textId="77777777" w:rsidR="00794F5B" w:rsidRPr="00794F5B" w:rsidRDefault="00794F5B" w:rsidP="00794F5B">
            <w:pPr>
              <w:rPr>
                <w:b/>
                <w:bCs/>
              </w:rPr>
            </w:pPr>
            <w:r w:rsidRPr="00794F5B">
              <w:rPr>
                <w:b/>
                <w:bCs/>
              </w:rPr>
              <w:t>Purpose</w:t>
            </w:r>
          </w:p>
        </w:tc>
      </w:tr>
      <w:tr w:rsidR="00794F5B" w:rsidRPr="00794F5B" w14:paraId="014BA3EA"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7DA3D88C" w14:textId="77777777" w:rsidR="00794F5B" w:rsidRPr="00794F5B" w:rsidRDefault="00794F5B" w:rsidP="00794F5B">
            <w:proofErr w:type="spellStart"/>
            <w:r w:rsidRPr="00794F5B">
              <w:t>ramp_up</w:t>
            </w:r>
            <w:proofErr w:type="spellEnd"/>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11B76C65" w14:textId="77777777" w:rsidR="00794F5B" w:rsidRPr="00794F5B" w:rsidRDefault="00794F5B" w:rsidP="00794F5B">
            <w:r w:rsidRPr="00794F5B">
              <w:t xml:space="preserve">Injection start → ramp-up end (~6 </w:t>
            </w:r>
            <w:proofErr w:type="spellStart"/>
            <w:r w:rsidRPr="00794F5B">
              <w:t>hrs</w:t>
            </w:r>
            <w:proofErr w:type="spellEnd"/>
            <w:r w:rsidRPr="00794F5B">
              <w:t>)</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44C62A25" w14:textId="77777777" w:rsidR="00794F5B" w:rsidRPr="00794F5B" w:rsidRDefault="00794F5B" w:rsidP="00794F5B">
            <w:r w:rsidRPr="00794F5B">
              <w:t>Excluded from training and evaluation</w:t>
            </w:r>
          </w:p>
        </w:tc>
      </w:tr>
      <w:tr w:rsidR="00794F5B" w:rsidRPr="00794F5B" w14:paraId="43D7C916"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4DDBECA6" w14:textId="77777777" w:rsidR="00794F5B" w:rsidRPr="00794F5B" w:rsidRDefault="00794F5B" w:rsidP="00794F5B">
            <w:r w:rsidRPr="00794F5B">
              <w:t>train</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09126F55" w14:textId="77777777" w:rsidR="00794F5B" w:rsidRPr="00794F5B" w:rsidRDefault="00794F5B" w:rsidP="00794F5B">
            <w:r w:rsidRPr="00794F5B">
              <w:t>Ramp-up end → </w:t>
            </w:r>
            <w:del w:id="0" w:author="Unknown">
              <w:r w:rsidRPr="00794F5B">
                <w:delText>Feb 1 20:00 (</w:delText>
              </w:r>
            </w:del>
            <w:r w:rsidRPr="00794F5B">
              <w:t>50 days)</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2345B259" w14:textId="77777777" w:rsidR="00794F5B" w:rsidRPr="00794F5B" w:rsidRDefault="00794F5B" w:rsidP="00794F5B">
            <w:r w:rsidRPr="00794F5B">
              <w:t>Used to fit all models and tune hyperparameters via expanding-window CV</w:t>
            </w:r>
          </w:p>
        </w:tc>
      </w:tr>
      <w:tr w:rsidR="00794F5B" w:rsidRPr="00794F5B" w14:paraId="7095507C"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484A3924" w14:textId="77777777" w:rsidR="00794F5B" w:rsidRPr="00794F5B" w:rsidRDefault="00794F5B" w:rsidP="00794F5B">
            <w:r w:rsidRPr="00794F5B">
              <w:t>test</w:t>
            </w:r>
          </w:p>
        </w:tc>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627F0659" w14:textId="77777777" w:rsidR="00794F5B" w:rsidRPr="00794F5B" w:rsidRDefault="00794F5B" w:rsidP="00794F5B">
            <w:r w:rsidRPr="00794F5B">
              <w:t xml:space="preserve">Feb 1 20:00 → Phase 1 </w:t>
            </w:r>
            <w:proofErr w:type="gramStart"/>
            <w:r w:rsidRPr="00794F5B">
              <w:t>end</w:t>
            </w:r>
            <w:proofErr w:type="gramEnd"/>
            <w:r w:rsidRPr="00794F5B">
              <w:t xml:space="preserve"> (~22 days)</w:t>
            </w:r>
          </w:p>
        </w:tc>
        <w:tc>
          <w:tcPr>
            <w:tcW w:w="0" w:type="auto"/>
            <w:tcBorders>
              <w:top w:val="nil"/>
              <w:left w:val="nil"/>
              <w:bottom w:val="nil"/>
              <w:right w:val="nil"/>
            </w:tcBorders>
            <w:tcMar>
              <w:top w:w="60" w:type="dxa"/>
              <w:left w:w="90" w:type="dxa"/>
              <w:bottom w:w="60" w:type="dxa"/>
              <w:right w:w="90" w:type="dxa"/>
            </w:tcMar>
            <w:vAlign w:val="center"/>
            <w:hideMark/>
          </w:tcPr>
          <w:p w14:paraId="3E23703B" w14:textId="77777777" w:rsidR="00794F5B" w:rsidRPr="00794F5B" w:rsidRDefault="00794F5B" w:rsidP="00794F5B">
            <w:r w:rsidRPr="00794F5B">
              <w:t>Touched exactly once, after all model decisions are frozen</w:t>
            </w:r>
          </w:p>
        </w:tc>
      </w:tr>
    </w:tbl>
    <w:p w14:paraId="2B3DA912" w14:textId="77777777" w:rsidR="00794F5B" w:rsidRPr="00794F5B" w:rsidRDefault="00000000" w:rsidP="00794F5B">
      <w:r>
        <w:pict w14:anchorId="263189D1">
          <v:rect id="_x0000_i1032" style="width:0;height:1.5pt" o:hralign="center" o:hrstd="t" o:hr="t" fillcolor="#a0a0a0" stroked="f"/>
        </w:pict>
      </w:r>
    </w:p>
    <w:p w14:paraId="745DB762" w14:textId="77777777" w:rsidR="00E22288" w:rsidRPr="00E22288" w:rsidRDefault="00E22288" w:rsidP="00E22288">
      <w:r w:rsidRPr="00E22288">
        <w:rPr>
          <w:b/>
          <w:bCs/>
        </w:rPr>
        <w:t>Stage 7 — Feature Engineering</w:t>
      </w:r>
    </w:p>
    <w:p w14:paraId="4A511B5E" w14:textId="77777777" w:rsidR="00E22288" w:rsidRPr="00E22288" w:rsidRDefault="00E22288" w:rsidP="00E22288">
      <w:r w:rsidRPr="00E22288">
        <w:t>All features are computed using only past or present information — no future values are used, which would constitute data leakage. Features are grouped into three families:</w:t>
      </w:r>
    </w:p>
    <w:p w14:paraId="2493CD3A" w14:textId="77777777" w:rsidR="00E22288" w:rsidRPr="00E22288" w:rsidRDefault="00E22288" w:rsidP="00E22288">
      <w:r w:rsidRPr="00E22288">
        <w:pict w14:anchorId="137216DC">
          <v:rect id="_x0000_i1059" style="width:0;height:1.5pt" o:hralign="center" o:hrstd="t" o:hr="t" fillcolor="#a0a0a0" stroked="f"/>
        </w:pict>
      </w:r>
    </w:p>
    <w:p w14:paraId="5534E902" w14:textId="77777777" w:rsidR="00E22288" w:rsidRPr="00E22288" w:rsidRDefault="00E22288" w:rsidP="00E22288">
      <w:r w:rsidRPr="00E22288">
        <w:rPr>
          <w:b/>
          <w:bCs/>
        </w:rPr>
        <w:t>Family A — Injection temperature history (primary causal signal)</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2244"/>
        <w:gridCol w:w="2675"/>
        <w:gridCol w:w="4441"/>
      </w:tblGrid>
      <w:tr w:rsidR="00E22288" w:rsidRPr="00E22288" w14:paraId="03413974"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69DBE1BE" w14:textId="77777777" w:rsidR="00E22288" w:rsidRPr="00E22288" w:rsidRDefault="00E22288" w:rsidP="00E22288">
            <w:pPr>
              <w:rPr>
                <w:b/>
                <w:bCs/>
              </w:rPr>
            </w:pPr>
            <w:r w:rsidRPr="00E22288">
              <w:rPr>
                <w:b/>
                <w:bCs/>
              </w:rPr>
              <w:t>Feature</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3702511" w14:textId="77777777" w:rsidR="00E22288" w:rsidRPr="00E22288" w:rsidRDefault="00E22288" w:rsidP="00E22288">
            <w:pPr>
              <w:rPr>
                <w:b/>
                <w:bCs/>
              </w:rPr>
            </w:pPr>
            <w:r w:rsidRPr="00E22288">
              <w:rPr>
                <w:b/>
                <w:bCs/>
              </w:rPr>
              <w:t>Construction</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704ADE5B" w14:textId="77777777" w:rsidR="00E22288" w:rsidRPr="00E22288" w:rsidRDefault="00E22288" w:rsidP="00E22288">
            <w:pPr>
              <w:rPr>
                <w:b/>
                <w:bCs/>
              </w:rPr>
            </w:pPr>
            <w:r w:rsidRPr="00E22288">
              <w:rPr>
                <w:b/>
                <w:bCs/>
              </w:rPr>
              <w:t>Why</w:t>
            </w:r>
          </w:p>
        </w:tc>
      </w:tr>
      <w:tr w:rsidR="00E22288" w:rsidRPr="00E22288" w14:paraId="2BDEE8B5"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7845DC4C" w14:textId="77777777" w:rsidR="00E22288" w:rsidRPr="00E22288" w:rsidRDefault="00E22288" w:rsidP="00E22288">
            <w:proofErr w:type="spellStart"/>
            <w:r w:rsidRPr="00E22288">
              <w:t>TC_INT_delta</w:t>
            </w:r>
            <w:proofErr w:type="spellEnd"/>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2B21428E" w14:textId="77777777" w:rsidR="00E22288" w:rsidRPr="00E22288" w:rsidRDefault="00E22288" w:rsidP="00E22288">
            <w:proofErr w:type="spellStart"/>
            <w:r w:rsidRPr="00E22288">
              <w:t>TC_INT_mean</w:t>
            </w:r>
            <w:proofErr w:type="spellEnd"/>
            <w:r w:rsidRPr="00E22288">
              <w:t xml:space="preserve">[t] − </w:t>
            </w:r>
            <w:proofErr w:type="spellStart"/>
            <w:r w:rsidRPr="00E22288">
              <w:t>TC_INT_mean</w:t>
            </w:r>
            <w:proofErr w:type="spellEnd"/>
            <w:r w:rsidRPr="00E22288">
              <w:t>[t−1] per hour</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3602FE34" w14:textId="77777777" w:rsidR="00E22288" w:rsidRPr="00E22288" w:rsidRDefault="00E22288" w:rsidP="00E22288">
            <w:r w:rsidRPr="00E22288">
              <w:t>Rate of change of injection temperature captures whether the injected water is getting hotter or cooler, which drives how fast the thermal front advances</w:t>
            </w:r>
          </w:p>
        </w:tc>
      </w:tr>
      <w:tr w:rsidR="00E22288" w:rsidRPr="00E22288" w14:paraId="2BAC7768"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21923D19" w14:textId="77777777" w:rsidR="00E22288" w:rsidRPr="00E22288" w:rsidRDefault="00E22288" w:rsidP="00E22288">
            <w:r w:rsidRPr="00E22288">
              <w:t>net_flow_rolling_6h</w:t>
            </w:r>
          </w:p>
        </w:tc>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023EBDA7" w14:textId="77777777" w:rsidR="00E22288" w:rsidRPr="00E22288" w:rsidRDefault="00E22288" w:rsidP="00E22288">
            <w:r w:rsidRPr="00E22288">
              <w:t xml:space="preserve">6-hour trailing </w:t>
            </w:r>
            <w:proofErr w:type="gramStart"/>
            <w:r w:rsidRPr="00E22288">
              <w:t>mean</w:t>
            </w:r>
            <w:proofErr w:type="gramEnd"/>
            <w:r w:rsidRPr="00E22288">
              <w:t xml:space="preserve"> of Net Flow</w:t>
            </w:r>
          </w:p>
        </w:tc>
        <w:tc>
          <w:tcPr>
            <w:tcW w:w="0" w:type="auto"/>
            <w:tcBorders>
              <w:top w:val="nil"/>
              <w:left w:val="nil"/>
              <w:bottom w:val="nil"/>
              <w:right w:val="nil"/>
            </w:tcBorders>
            <w:tcMar>
              <w:top w:w="60" w:type="dxa"/>
              <w:left w:w="90" w:type="dxa"/>
              <w:bottom w:w="60" w:type="dxa"/>
              <w:right w:w="90" w:type="dxa"/>
            </w:tcMar>
            <w:vAlign w:val="center"/>
            <w:hideMark/>
          </w:tcPr>
          <w:p w14:paraId="3BFE73C7" w14:textId="77777777" w:rsidR="00E22288" w:rsidRPr="00E22288" w:rsidRDefault="00E22288" w:rsidP="00E22288">
            <w:r w:rsidRPr="00E22288">
              <w:t>Smooths pump transients; the model needs to know the sustained injection rate, not instantaneous spikes</w:t>
            </w:r>
          </w:p>
        </w:tc>
      </w:tr>
    </w:tbl>
    <w:p w14:paraId="126DA0A8" w14:textId="77777777" w:rsidR="00E22288" w:rsidRPr="00E22288" w:rsidRDefault="00E22288" w:rsidP="00E22288">
      <w:r w:rsidRPr="00E22288">
        <w:pict w14:anchorId="1AE3B40A">
          <v:rect id="_x0000_i1060" style="width:0;height:1.5pt" o:hralign="center" o:hrstd="t" o:hr="t" fillcolor="#a0a0a0" stroked="f"/>
        </w:pict>
      </w:r>
    </w:p>
    <w:p w14:paraId="12B918A3" w14:textId="77777777" w:rsidR="00E22288" w:rsidRPr="00E22288" w:rsidRDefault="00E22288" w:rsidP="00E22288">
      <w:r w:rsidRPr="00E22288">
        <w:rPr>
          <w:b/>
          <w:bCs/>
        </w:rPr>
        <w:t>Family B — Autoregressive target history</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2241"/>
        <w:gridCol w:w="3055"/>
        <w:gridCol w:w="4064"/>
      </w:tblGrid>
      <w:tr w:rsidR="00E22288" w:rsidRPr="00E22288" w14:paraId="3020EBA6"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61F2E341" w14:textId="77777777" w:rsidR="00E22288" w:rsidRPr="00E22288" w:rsidRDefault="00E22288" w:rsidP="00E22288">
            <w:pPr>
              <w:rPr>
                <w:b/>
                <w:bCs/>
              </w:rPr>
            </w:pPr>
            <w:r w:rsidRPr="00E22288">
              <w:rPr>
                <w:b/>
                <w:bCs/>
              </w:rPr>
              <w:lastRenderedPageBreak/>
              <w:t>Feature</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E051DBD" w14:textId="77777777" w:rsidR="00E22288" w:rsidRPr="00E22288" w:rsidRDefault="00E22288" w:rsidP="00E22288">
            <w:pPr>
              <w:rPr>
                <w:b/>
                <w:bCs/>
              </w:rPr>
            </w:pPr>
            <w:r w:rsidRPr="00E22288">
              <w:rPr>
                <w:b/>
                <w:bCs/>
              </w:rPr>
              <w:t>Construction</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6552AF6E" w14:textId="77777777" w:rsidR="00E22288" w:rsidRPr="00E22288" w:rsidRDefault="00E22288" w:rsidP="00E22288">
            <w:pPr>
              <w:rPr>
                <w:b/>
                <w:bCs/>
              </w:rPr>
            </w:pPr>
            <w:r w:rsidRPr="00E22288">
              <w:rPr>
                <w:b/>
                <w:bCs/>
              </w:rPr>
              <w:t>Why</w:t>
            </w:r>
          </w:p>
        </w:tc>
      </w:tr>
      <w:tr w:rsidR="00E22288" w:rsidRPr="00E22288" w14:paraId="5CDFB107"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79FD0D3A" w14:textId="77777777" w:rsidR="00E22288" w:rsidRPr="00E22288" w:rsidRDefault="00E22288" w:rsidP="00E22288">
            <w:proofErr w:type="spellStart"/>
            <w:r w:rsidRPr="00E22288">
              <w:t>dT_TL_dt</w:t>
            </w:r>
            <w:proofErr w:type="spellEnd"/>
            <w:r w:rsidRPr="00E22288">
              <w:t>, </w:t>
            </w:r>
            <w:proofErr w:type="spellStart"/>
            <w:r w:rsidRPr="00E22288">
              <w:t>dT_TN_dt</w:t>
            </w:r>
            <w:proofErr w:type="spellEnd"/>
          </w:p>
        </w:tc>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7BF166AC" w14:textId="77777777" w:rsidR="00E22288" w:rsidRPr="00E22288" w:rsidRDefault="00E22288" w:rsidP="00E22288">
            <w:r w:rsidRPr="00E22288">
              <w:t>TL/</w:t>
            </w:r>
            <w:proofErr w:type="spellStart"/>
            <w:r w:rsidRPr="00E22288">
              <w:t>TN_INT_mean</w:t>
            </w:r>
            <w:proofErr w:type="spellEnd"/>
            <w:r w:rsidRPr="00E22288">
              <w:t>[t] − TL/</w:t>
            </w:r>
            <w:proofErr w:type="spellStart"/>
            <w:r w:rsidRPr="00E22288">
              <w:t>TN_INT_mean</w:t>
            </w:r>
            <w:proofErr w:type="spellEnd"/>
            <w:r w:rsidRPr="00E22288">
              <w:t>[t−1] per hour</w:t>
            </w:r>
          </w:p>
        </w:tc>
        <w:tc>
          <w:tcPr>
            <w:tcW w:w="0" w:type="auto"/>
            <w:tcBorders>
              <w:top w:val="nil"/>
              <w:left w:val="nil"/>
              <w:bottom w:val="nil"/>
              <w:right w:val="nil"/>
            </w:tcBorders>
            <w:tcMar>
              <w:top w:w="60" w:type="dxa"/>
              <w:left w:w="90" w:type="dxa"/>
              <w:bottom w:w="60" w:type="dxa"/>
              <w:right w:w="90" w:type="dxa"/>
            </w:tcMar>
            <w:vAlign w:val="center"/>
            <w:hideMark/>
          </w:tcPr>
          <w:p w14:paraId="76FCD762" w14:textId="77777777" w:rsidR="00E22288" w:rsidRPr="00E22288" w:rsidRDefault="00E22288" w:rsidP="00E22288">
            <w:r w:rsidRPr="00E22288">
              <w:t>Rate of temperature rise at each production well; tells the model whether the thermal front is currently arriving (rising fast), leveling off, or absent</w:t>
            </w:r>
          </w:p>
        </w:tc>
      </w:tr>
    </w:tbl>
    <w:p w14:paraId="0C973F13" w14:textId="77777777" w:rsidR="00E22288" w:rsidRPr="00E22288" w:rsidRDefault="00E22288" w:rsidP="00E22288">
      <w:r w:rsidRPr="00E22288">
        <w:pict w14:anchorId="2C7EAD5D">
          <v:rect id="_x0000_i1061" style="width:0;height:1.5pt" o:hralign="center" o:hrstd="t" o:hr="t" fillcolor="#a0a0a0" stroked="f"/>
        </w:pict>
      </w:r>
    </w:p>
    <w:p w14:paraId="215B741A" w14:textId="77777777" w:rsidR="00E22288" w:rsidRPr="00E22288" w:rsidRDefault="00E22288" w:rsidP="00E22288">
      <w:r w:rsidRPr="00E22288">
        <w:rPr>
          <w:b/>
          <w:bCs/>
        </w:rPr>
        <w:t>Family C — Engineered physics features (encode cumulative thermal state)</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4778"/>
        <w:gridCol w:w="2056"/>
        <w:gridCol w:w="2526"/>
      </w:tblGrid>
      <w:tr w:rsidR="00E22288" w:rsidRPr="00E22288" w14:paraId="7BFF4422"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4C81C5C3" w14:textId="77777777" w:rsidR="00E22288" w:rsidRPr="00E22288" w:rsidRDefault="00E22288" w:rsidP="00E22288">
            <w:pPr>
              <w:rPr>
                <w:b/>
                <w:bCs/>
              </w:rPr>
            </w:pPr>
            <w:r w:rsidRPr="00E22288">
              <w:rPr>
                <w:b/>
                <w:bCs/>
              </w:rPr>
              <w:t>Feature</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298CAC26" w14:textId="77777777" w:rsidR="00E22288" w:rsidRPr="00E22288" w:rsidRDefault="00E22288" w:rsidP="00E22288">
            <w:pPr>
              <w:rPr>
                <w:b/>
                <w:bCs/>
              </w:rPr>
            </w:pPr>
            <w:r w:rsidRPr="00E22288">
              <w:rPr>
                <w:b/>
                <w:bCs/>
              </w:rPr>
              <w:t>Construction</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14B4ED46" w14:textId="77777777" w:rsidR="00E22288" w:rsidRPr="00E22288" w:rsidRDefault="00E22288" w:rsidP="00E22288">
            <w:pPr>
              <w:rPr>
                <w:b/>
                <w:bCs/>
              </w:rPr>
            </w:pPr>
            <w:r w:rsidRPr="00E22288">
              <w:rPr>
                <w:b/>
                <w:bCs/>
              </w:rPr>
              <w:t>Why</w:t>
            </w:r>
          </w:p>
        </w:tc>
      </w:tr>
      <w:tr w:rsidR="00E22288" w:rsidRPr="00E22288" w14:paraId="73619F94"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0AE5C4EA" w14:textId="77777777" w:rsidR="00E22288" w:rsidRPr="00E22288" w:rsidRDefault="00E22288" w:rsidP="00E22288">
            <w:proofErr w:type="spellStart"/>
            <w:r w:rsidRPr="00E22288">
              <w:t>elapsed_injection_min</w:t>
            </w:r>
            <w:proofErr w:type="spellEnd"/>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2BC00287" w14:textId="77777777" w:rsidR="00E22288" w:rsidRPr="00E22288" w:rsidRDefault="00E22288" w:rsidP="00E22288">
            <w:r w:rsidRPr="00E22288">
              <w:t>Minutes since Dec 13 20:00</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002DAD65" w14:textId="77777777" w:rsidR="00E22288" w:rsidRPr="00E22288" w:rsidRDefault="00E22288" w:rsidP="00E22288">
            <w:r w:rsidRPr="00E22288">
              <w:t>Encodes experiment phase without raw timestamps; thermal breakthrough timing is physically tied to elapsed injection time</w:t>
            </w:r>
          </w:p>
        </w:tc>
      </w:tr>
      <w:tr w:rsidR="00E22288" w:rsidRPr="00E22288" w14:paraId="758F2322"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0333F133" w14:textId="77777777" w:rsidR="00E22288" w:rsidRPr="00E22288" w:rsidRDefault="00E22288" w:rsidP="00E22288">
            <w:r w:rsidRPr="00E22288">
              <w:t>delta_T_above_T0_TL, delta_T_above_T0_TN</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7AB8D9C3" w14:textId="77777777" w:rsidR="00E22288" w:rsidRPr="00E22288" w:rsidRDefault="00E22288" w:rsidP="00E22288">
            <w:r w:rsidRPr="00E22288">
              <w:t>TL/</w:t>
            </w:r>
            <w:proofErr w:type="spellStart"/>
            <w:r w:rsidRPr="00E22288">
              <w:t>TN_INT_mean</w:t>
            </w:r>
            <w:proofErr w:type="spellEnd"/>
            <w:r w:rsidRPr="00E22288">
              <w:t xml:space="preserve"> − T0[well]</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2086FC70" w14:textId="77777777" w:rsidR="00E22288" w:rsidRPr="00E22288" w:rsidRDefault="00E22288" w:rsidP="00E22288">
            <w:r w:rsidRPr="00E22288">
              <w:t>The primary prediction target. Predicting temperature rise above ambient removes well-to-well absolute offsets and focuses the model on the physical signal of interest</w:t>
            </w:r>
          </w:p>
        </w:tc>
      </w:tr>
      <w:tr w:rsidR="00E22288" w:rsidRPr="00E22288" w14:paraId="5F5E8F9B"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0F43D660" w14:textId="77777777" w:rsidR="00E22288" w:rsidRPr="00E22288" w:rsidRDefault="00E22288" w:rsidP="00E22288">
            <w:proofErr w:type="spellStart"/>
            <w:r w:rsidRPr="00E22288">
              <w:t>cumulative_heat_input</w:t>
            </w:r>
            <w:proofErr w:type="spellEnd"/>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883E0A4" w14:textId="77777777" w:rsidR="00E22288" w:rsidRPr="00E22288" w:rsidRDefault="00E22288" w:rsidP="00E22288">
            <w:r w:rsidRPr="00E22288">
              <w:t xml:space="preserve">Σ (Net Flow × </w:t>
            </w:r>
            <w:proofErr w:type="spellStart"/>
            <w:r w:rsidRPr="00E22288">
              <w:t>TC_INT_mean</w:t>
            </w:r>
            <w:proofErr w:type="spellEnd"/>
            <w:r w:rsidRPr="00E22288">
              <w:t xml:space="preserve">) × </w:t>
            </w:r>
            <w:proofErr w:type="spellStart"/>
            <w:r w:rsidRPr="00E22288">
              <w:t>Δt</w:t>
            </w:r>
            <w:proofErr w:type="spellEnd"/>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364DBD29" w14:textId="77777777" w:rsidR="00E22288" w:rsidRPr="00E22288" w:rsidRDefault="00E22288" w:rsidP="00E22288">
            <w:r w:rsidRPr="00E22288">
              <w:t xml:space="preserve">Tracks total thermal energy delivered to the fracture system since injection start. More physically correct than flow </w:t>
            </w:r>
            <w:r w:rsidRPr="00E22288">
              <w:lastRenderedPageBreak/>
              <w:t>alone because hotter water carries more heat per liter — rated Critical importance in the experimental design</w:t>
            </w:r>
          </w:p>
        </w:tc>
      </w:tr>
      <w:tr w:rsidR="00E22288" w:rsidRPr="00E22288" w14:paraId="3148FE5E"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49B8129D" w14:textId="77777777" w:rsidR="00E22288" w:rsidRPr="00E22288" w:rsidRDefault="00E22288" w:rsidP="00E22288">
            <w:hyperlink r:id="rId7" w:history="1">
              <w:proofErr w:type="spellStart"/>
              <w:r w:rsidRPr="00E22288">
                <w:rPr>
                  <w:rStyle w:val="Hyperlink"/>
                </w:rPr>
                <w:t>T_gradient_INT</w:t>
              </w:r>
              <w:proofErr w:type="spellEnd"/>
              <w:r w:rsidRPr="00E22288">
                <w:rPr>
                  <w:rStyle w:val="Hyperlink"/>
                </w:rPr>
                <w:t>_{well}</w:t>
              </w:r>
            </w:hyperlink>
          </w:p>
        </w:tc>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35AEDAB1" w14:textId="77777777" w:rsidR="00E22288" w:rsidRPr="00E22288" w:rsidRDefault="00E22288" w:rsidP="00E22288">
            <w:r w:rsidRPr="00E22288">
              <w:t>TEC-INT-U − TEC-INT-L per well</w:t>
            </w:r>
          </w:p>
        </w:tc>
        <w:tc>
          <w:tcPr>
            <w:tcW w:w="0" w:type="auto"/>
            <w:tcBorders>
              <w:top w:val="nil"/>
              <w:left w:val="nil"/>
              <w:bottom w:val="nil"/>
              <w:right w:val="nil"/>
            </w:tcBorders>
            <w:tcMar>
              <w:top w:w="60" w:type="dxa"/>
              <w:left w:w="90" w:type="dxa"/>
              <w:bottom w:w="60" w:type="dxa"/>
              <w:right w:w="90" w:type="dxa"/>
            </w:tcMar>
            <w:vAlign w:val="center"/>
            <w:hideMark/>
          </w:tcPr>
          <w:p w14:paraId="100880FC" w14:textId="77777777" w:rsidR="00E22288" w:rsidRPr="00E22288" w:rsidRDefault="00E22288" w:rsidP="00E22288">
            <w:r w:rsidRPr="00E22288">
              <w:t>Vertical temperature gradient within the 26-inch packer interval. This sharpens near the thermal front arrival, acting as a leading indicator for breakthrough</w:t>
            </w:r>
          </w:p>
        </w:tc>
      </w:tr>
    </w:tbl>
    <w:p w14:paraId="5853262D" w14:textId="77777777" w:rsidR="00E22288" w:rsidRPr="00E22288" w:rsidRDefault="00E22288" w:rsidP="00E22288">
      <w:r w:rsidRPr="00E22288">
        <w:pict w14:anchorId="12CD9870">
          <v:rect id="_x0000_i1062" style="width:0;height:1.5pt" o:hralign="center" o:hrstd="t" o:hr="t" fillcolor="#a0a0a0" stroked="f"/>
        </w:pict>
      </w:r>
    </w:p>
    <w:p w14:paraId="08EC77E0" w14:textId="77777777" w:rsidR="00E22288" w:rsidRPr="00E22288" w:rsidRDefault="00E22288" w:rsidP="00E22288">
      <w:r w:rsidRPr="00E22288">
        <w:rPr>
          <w:b/>
          <w:bCs/>
        </w:rPr>
        <w:t>Legacy features (retained for backward compatibility)</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3218"/>
        <w:gridCol w:w="6142"/>
      </w:tblGrid>
      <w:tr w:rsidR="00E22288" w:rsidRPr="00E22288" w14:paraId="368AAA77"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72BF7296" w14:textId="77777777" w:rsidR="00E22288" w:rsidRPr="00E22288" w:rsidRDefault="00E22288" w:rsidP="00E22288">
            <w:pPr>
              <w:rPr>
                <w:b/>
                <w:bCs/>
              </w:rPr>
            </w:pPr>
            <w:r w:rsidRPr="00E22288">
              <w:rPr>
                <w:b/>
                <w:bCs/>
              </w:rPr>
              <w:t>Feature</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359BD6C2" w14:textId="77777777" w:rsidR="00E22288" w:rsidRPr="00E22288" w:rsidRDefault="00E22288" w:rsidP="00E22288">
            <w:pPr>
              <w:rPr>
                <w:b/>
                <w:bCs/>
              </w:rPr>
            </w:pPr>
            <w:r w:rsidRPr="00E22288">
              <w:rPr>
                <w:b/>
                <w:bCs/>
              </w:rPr>
              <w:t>Notes</w:t>
            </w:r>
          </w:p>
        </w:tc>
      </w:tr>
      <w:tr w:rsidR="00E22288" w:rsidRPr="00E22288" w14:paraId="6F4D7796"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00BA76D8" w14:textId="77777777" w:rsidR="00E22288" w:rsidRPr="00E22288" w:rsidRDefault="00E22288" w:rsidP="00E22288">
            <w:proofErr w:type="spellStart"/>
            <w:r w:rsidRPr="00E22288">
              <w:t>days_since_injection</w:t>
            </w:r>
            <w:proofErr w:type="spellEnd"/>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0C6DE742" w14:textId="77777777" w:rsidR="00E22288" w:rsidRPr="00E22288" w:rsidRDefault="00E22288" w:rsidP="00E22288">
            <w:r w:rsidRPr="00E22288">
              <w:t xml:space="preserve">Derived from </w:t>
            </w:r>
            <w:proofErr w:type="spellStart"/>
            <w:r w:rsidRPr="00E22288">
              <w:t>elapsed_injection_min</w:t>
            </w:r>
            <w:proofErr w:type="spellEnd"/>
            <w:r w:rsidRPr="00E22288">
              <w:t xml:space="preserve"> ÷ 1440</w:t>
            </w:r>
          </w:p>
        </w:tc>
      </w:tr>
      <w:tr w:rsidR="00E22288" w:rsidRPr="00E22288" w14:paraId="473AC87D"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09F1AC12" w14:textId="77777777" w:rsidR="00E22288" w:rsidRPr="00E22288" w:rsidRDefault="00E22288" w:rsidP="00E22288">
            <w:proofErr w:type="spellStart"/>
            <w:r w:rsidRPr="00E22288">
              <w:t>hour_sin</w:t>
            </w:r>
            <w:proofErr w:type="spellEnd"/>
            <w:r w:rsidRPr="00E22288">
              <w:t>, </w:t>
            </w:r>
            <w:proofErr w:type="spellStart"/>
            <w:r w:rsidRPr="00E22288">
              <w:t>hour_cos</w:t>
            </w:r>
            <w:proofErr w:type="spellEnd"/>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1762E012" w14:textId="77777777" w:rsidR="00E22288" w:rsidRPr="00E22288" w:rsidRDefault="00E22288" w:rsidP="00E22288">
            <w:r w:rsidRPr="00E22288">
              <w:t>Cyclic sine/cosine encoding of hour-of-day; avoids the ordinal artifact where hour 23 and hour 0 appear maximally different to a model</w:t>
            </w:r>
          </w:p>
        </w:tc>
      </w:tr>
      <w:tr w:rsidR="00E22288" w:rsidRPr="00E22288" w14:paraId="7728905E"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52A34DC" w14:textId="77777777" w:rsidR="00E22288" w:rsidRPr="00E22288" w:rsidRDefault="00E22288" w:rsidP="00E22288">
            <w:proofErr w:type="spellStart"/>
            <w:r w:rsidRPr="00E22288">
              <w:t>delta_T_inj_prod</w:t>
            </w:r>
            <w:proofErr w:type="spellEnd"/>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2F3AA068" w14:textId="77777777" w:rsidR="00E22288" w:rsidRPr="00E22288" w:rsidRDefault="00E22288" w:rsidP="00E22288">
            <w:r w:rsidRPr="00E22288">
              <w:t>Instantaneous injection-well temperature minus mean production-well temperature</w:t>
            </w:r>
          </w:p>
        </w:tc>
      </w:tr>
      <w:tr w:rsidR="00E22288" w:rsidRPr="00E22288" w14:paraId="4F3463BC"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6A375723" w14:textId="77777777" w:rsidR="00E22288" w:rsidRPr="00E22288" w:rsidRDefault="00E22288" w:rsidP="00E22288">
            <w:proofErr w:type="spellStart"/>
            <w:r w:rsidRPr="00E22288">
              <w:t>cumulative_injected_volume</w:t>
            </w:r>
            <w:proofErr w:type="spellEnd"/>
          </w:p>
        </w:tc>
        <w:tc>
          <w:tcPr>
            <w:tcW w:w="0" w:type="auto"/>
            <w:tcBorders>
              <w:top w:val="nil"/>
              <w:left w:val="nil"/>
              <w:bottom w:val="nil"/>
              <w:right w:val="nil"/>
            </w:tcBorders>
            <w:tcMar>
              <w:top w:w="60" w:type="dxa"/>
              <w:left w:w="90" w:type="dxa"/>
              <w:bottom w:w="60" w:type="dxa"/>
              <w:right w:w="90" w:type="dxa"/>
            </w:tcMar>
            <w:vAlign w:val="center"/>
            <w:hideMark/>
          </w:tcPr>
          <w:p w14:paraId="6816D69E" w14:textId="77777777" w:rsidR="00E22288" w:rsidRPr="00E22288" w:rsidRDefault="00E22288" w:rsidP="00E22288">
            <w:r w:rsidRPr="00E22288">
              <w:t>Flow-only cumulative sum; superseded by </w:t>
            </w:r>
            <w:proofErr w:type="spellStart"/>
            <w:r w:rsidRPr="00E22288">
              <w:t>cumulative_heat_input</w:t>
            </w:r>
            <w:proofErr w:type="spellEnd"/>
            <w:r w:rsidRPr="00E22288">
              <w:t> but retained</w:t>
            </w:r>
          </w:p>
        </w:tc>
      </w:tr>
    </w:tbl>
    <w:p w14:paraId="02E812C5" w14:textId="501B826A" w:rsidR="00794F5B" w:rsidRPr="00794F5B" w:rsidRDefault="00794F5B" w:rsidP="00794F5B"/>
    <w:p w14:paraId="0051C672" w14:textId="77777777" w:rsidR="00794F5B" w:rsidRDefault="00794F5B" w:rsidP="00794F5B">
      <w:pPr>
        <w:rPr>
          <w:b/>
          <w:bCs/>
        </w:rPr>
      </w:pPr>
    </w:p>
    <w:p w14:paraId="1C24C54B" w14:textId="3C576887" w:rsidR="00794F5B" w:rsidRPr="00794F5B" w:rsidRDefault="00794F5B" w:rsidP="00794F5B">
      <w:pPr>
        <w:rPr>
          <w:b/>
          <w:bCs/>
        </w:rPr>
      </w:pPr>
      <w:r w:rsidRPr="00794F5B">
        <w:rPr>
          <w:b/>
          <w:bCs/>
        </w:rPr>
        <w:lastRenderedPageBreak/>
        <w:t>Output Files</w:t>
      </w:r>
    </w:p>
    <w:tbl>
      <w:tblPr>
        <w:tblW w:w="0" w:type="auto"/>
        <w:tblCellSpacing w:w="15" w:type="dxa"/>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4419"/>
        <w:gridCol w:w="1368"/>
        <w:gridCol w:w="3573"/>
      </w:tblGrid>
      <w:tr w:rsidR="00794F5B" w:rsidRPr="00794F5B" w14:paraId="58FB312E" w14:textId="77777777">
        <w:trPr>
          <w:tblHeade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49B18ACA" w14:textId="77777777" w:rsidR="00794F5B" w:rsidRPr="00794F5B" w:rsidRDefault="00794F5B" w:rsidP="00794F5B">
            <w:pPr>
              <w:rPr>
                <w:b/>
                <w:bCs/>
              </w:rPr>
            </w:pPr>
            <w:r w:rsidRPr="00794F5B">
              <w:rPr>
                <w:b/>
                <w:bCs/>
              </w:rPr>
              <w:t>File</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B264F3C" w14:textId="77777777" w:rsidR="00794F5B" w:rsidRPr="00794F5B" w:rsidRDefault="00794F5B" w:rsidP="00794F5B">
            <w:pPr>
              <w:rPr>
                <w:b/>
                <w:bCs/>
              </w:rPr>
            </w:pPr>
            <w:r w:rsidRPr="00794F5B">
              <w:rPr>
                <w:b/>
                <w:bCs/>
              </w:rPr>
              <w:t>Rows (approx.)</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47BA8132" w14:textId="77777777" w:rsidR="00794F5B" w:rsidRPr="00794F5B" w:rsidRDefault="00794F5B" w:rsidP="00794F5B">
            <w:pPr>
              <w:rPr>
                <w:b/>
                <w:bCs/>
              </w:rPr>
            </w:pPr>
            <w:r w:rsidRPr="00794F5B">
              <w:rPr>
                <w:b/>
                <w:bCs/>
              </w:rPr>
              <w:t>Notes</w:t>
            </w:r>
          </w:p>
        </w:tc>
      </w:tr>
      <w:tr w:rsidR="00794F5B" w:rsidRPr="00794F5B" w14:paraId="3E5313B2" w14:textId="77777777">
        <w:trPr>
          <w:tblCellSpacing w:w="15" w:type="dxa"/>
        </w:trPr>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379A9FA2" w14:textId="77777777" w:rsidR="00794F5B" w:rsidRPr="00794F5B" w:rsidRDefault="00794F5B" w:rsidP="00794F5B">
            <w:r w:rsidRPr="00794F5B">
              <w:t>FTES_cleaned_1hour.csv</w:t>
            </w:r>
          </w:p>
        </w:tc>
        <w:tc>
          <w:tcPr>
            <w:tcW w:w="0" w:type="auto"/>
            <w:tcBorders>
              <w:top w:val="nil"/>
              <w:left w:val="nil"/>
              <w:bottom w:val="single" w:sz="6" w:space="0" w:color="6FC3DF"/>
              <w:right w:val="single" w:sz="6" w:space="0" w:color="6FC3DF"/>
            </w:tcBorders>
            <w:tcMar>
              <w:top w:w="60" w:type="dxa"/>
              <w:left w:w="90" w:type="dxa"/>
              <w:bottom w:w="60" w:type="dxa"/>
              <w:right w:w="90" w:type="dxa"/>
            </w:tcMar>
            <w:vAlign w:val="center"/>
            <w:hideMark/>
          </w:tcPr>
          <w:p w14:paraId="41EACF3C" w14:textId="77777777" w:rsidR="00794F5B" w:rsidRPr="00794F5B" w:rsidRDefault="00794F5B" w:rsidP="00794F5B">
            <w:r w:rsidRPr="00794F5B">
              <w:t>~1,720</w:t>
            </w:r>
          </w:p>
        </w:tc>
        <w:tc>
          <w:tcPr>
            <w:tcW w:w="0" w:type="auto"/>
            <w:tcBorders>
              <w:top w:val="nil"/>
              <w:left w:val="nil"/>
              <w:bottom w:val="single" w:sz="6" w:space="0" w:color="6FC3DF"/>
              <w:right w:val="nil"/>
            </w:tcBorders>
            <w:tcMar>
              <w:top w:w="60" w:type="dxa"/>
              <w:left w:w="90" w:type="dxa"/>
              <w:bottom w:w="60" w:type="dxa"/>
              <w:right w:w="90" w:type="dxa"/>
            </w:tcMar>
            <w:vAlign w:val="center"/>
            <w:hideMark/>
          </w:tcPr>
          <w:p w14:paraId="681D1247" w14:textId="77777777" w:rsidR="00794F5B" w:rsidRPr="00794F5B" w:rsidRDefault="00794F5B" w:rsidP="00794F5B">
            <w:r w:rsidRPr="00794F5B">
              <w:t>Primary ML dataset; hourly resolution; Phase 1 only</w:t>
            </w:r>
          </w:p>
        </w:tc>
      </w:tr>
      <w:tr w:rsidR="00794F5B" w:rsidRPr="00794F5B" w14:paraId="0A972A5E" w14:textId="77777777">
        <w:trPr>
          <w:tblCellSpacing w:w="15" w:type="dxa"/>
        </w:trPr>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14276EB4" w14:textId="77777777" w:rsidR="00794F5B" w:rsidRPr="00794F5B" w:rsidRDefault="00794F5B" w:rsidP="00794F5B">
            <w:r w:rsidRPr="00794F5B">
              <w:t>FTES_cleaned_1sec_1min_resample.csv</w:t>
            </w:r>
          </w:p>
        </w:tc>
        <w:tc>
          <w:tcPr>
            <w:tcW w:w="0" w:type="auto"/>
            <w:tcBorders>
              <w:top w:val="nil"/>
              <w:left w:val="nil"/>
              <w:bottom w:val="nil"/>
              <w:right w:val="single" w:sz="6" w:space="0" w:color="6FC3DF"/>
            </w:tcBorders>
            <w:tcMar>
              <w:top w:w="60" w:type="dxa"/>
              <w:left w:w="90" w:type="dxa"/>
              <w:bottom w:w="60" w:type="dxa"/>
              <w:right w:w="90" w:type="dxa"/>
            </w:tcMar>
            <w:vAlign w:val="center"/>
            <w:hideMark/>
          </w:tcPr>
          <w:p w14:paraId="47CEBD77" w14:textId="77777777" w:rsidR="00794F5B" w:rsidRPr="00794F5B" w:rsidRDefault="00794F5B" w:rsidP="00794F5B">
            <w:r w:rsidRPr="00794F5B">
              <w:t>~100,000</w:t>
            </w:r>
          </w:p>
        </w:tc>
        <w:tc>
          <w:tcPr>
            <w:tcW w:w="0" w:type="auto"/>
            <w:tcBorders>
              <w:top w:val="nil"/>
              <w:left w:val="nil"/>
              <w:bottom w:val="nil"/>
              <w:right w:val="nil"/>
            </w:tcBorders>
            <w:tcMar>
              <w:top w:w="60" w:type="dxa"/>
              <w:left w:w="90" w:type="dxa"/>
              <w:bottom w:w="60" w:type="dxa"/>
              <w:right w:w="90" w:type="dxa"/>
            </w:tcMar>
            <w:vAlign w:val="center"/>
            <w:hideMark/>
          </w:tcPr>
          <w:p w14:paraId="61476268" w14:textId="77777777" w:rsidR="00794F5B" w:rsidRPr="00794F5B" w:rsidRDefault="00794F5B" w:rsidP="00794F5B">
            <w:r w:rsidRPr="00794F5B">
              <w:t>1-second data resampled to 1-minute means; same cleaning and feature pipeline applied</w:t>
            </w:r>
          </w:p>
        </w:tc>
      </w:tr>
    </w:tbl>
    <w:p w14:paraId="39698222" w14:textId="77777777" w:rsidR="00794F5B" w:rsidRDefault="00794F5B" w:rsidP="00794F5B"/>
    <w:p w14:paraId="15E2D752" w14:textId="5C36B278" w:rsidR="00794F5B" w:rsidRPr="00794F5B" w:rsidRDefault="00794F5B" w:rsidP="00794F5B">
      <w:r w:rsidRPr="00794F5B">
        <w:t>Both files include a split column (</w:t>
      </w:r>
      <w:proofErr w:type="spellStart"/>
      <w:r w:rsidRPr="00794F5B">
        <w:t>ramp_up</w:t>
      </w:r>
      <w:proofErr w:type="spellEnd"/>
      <w:r w:rsidRPr="00794F5B">
        <w:t> / train / test) for downstream partitioning, and all engineered features alongside the cleaned raw sensor columns.</w:t>
      </w:r>
    </w:p>
    <w:p w14:paraId="138BF9EB" w14:textId="77777777" w:rsidR="00D1319B" w:rsidRDefault="00D1319B"/>
    <w:sectPr w:rsidR="00D13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1D74"/>
    <w:multiLevelType w:val="multilevel"/>
    <w:tmpl w:val="592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344F49"/>
    <w:multiLevelType w:val="multilevel"/>
    <w:tmpl w:val="D092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29077">
    <w:abstractNumId w:val="0"/>
  </w:num>
  <w:num w:numId="2" w16cid:durableId="520751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F5B"/>
    <w:rsid w:val="000C7966"/>
    <w:rsid w:val="002906E5"/>
    <w:rsid w:val="0029650D"/>
    <w:rsid w:val="00444963"/>
    <w:rsid w:val="005F1331"/>
    <w:rsid w:val="00794F5B"/>
    <w:rsid w:val="00841F0D"/>
    <w:rsid w:val="00A70CE1"/>
    <w:rsid w:val="00B132CB"/>
    <w:rsid w:val="00BF4D24"/>
    <w:rsid w:val="00D05EA1"/>
    <w:rsid w:val="00D1319B"/>
    <w:rsid w:val="00DE5FB0"/>
    <w:rsid w:val="00E22288"/>
    <w:rsid w:val="00FE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E210"/>
  <w15:chartTrackingRefBased/>
  <w15:docId w15:val="{DAA2F0C1-C459-424F-A892-1AC4A142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F5B"/>
    <w:rPr>
      <w:rFonts w:eastAsiaTheme="majorEastAsia" w:cstheme="majorBidi"/>
      <w:color w:val="272727" w:themeColor="text1" w:themeTint="D8"/>
    </w:rPr>
  </w:style>
  <w:style w:type="paragraph" w:styleId="Title">
    <w:name w:val="Title"/>
    <w:basedOn w:val="Normal"/>
    <w:next w:val="Normal"/>
    <w:link w:val="TitleChar"/>
    <w:uiPriority w:val="10"/>
    <w:qFormat/>
    <w:rsid w:val="00794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F5B"/>
    <w:pPr>
      <w:spacing w:before="160"/>
      <w:jc w:val="center"/>
    </w:pPr>
    <w:rPr>
      <w:i/>
      <w:iCs/>
      <w:color w:val="404040" w:themeColor="text1" w:themeTint="BF"/>
    </w:rPr>
  </w:style>
  <w:style w:type="character" w:customStyle="1" w:styleId="QuoteChar">
    <w:name w:val="Quote Char"/>
    <w:basedOn w:val="DefaultParagraphFont"/>
    <w:link w:val="Quote"/>
    <w:uiPriority w:val="29"/>
    <w:rsid w:val="00794F5B"/>
    <w:rPr>
      <w:i/>
      <w:iCs/>
      <w:color w:val="404040" w:themeColor="text1" w:themeTint="BF"/>
    </w:rPr>
  </w:style>
  <w:style w:type="paragraph" w:styleId="ListParagraph">
    <w:name w:val="List Paragraph"/>
    <w:basedOn w:val="Normal"/>
    <w:uiPriority w:val="34"/>
    <w:qFormat/>
    <w:rsid w:val="00794F5B"/>
    <w:pPr>
      <w:ind w:left="720"/>
      <w:contextualSpacing/>
    </w:pPr>
  </w:style>
  <w:style w:type="character" w:styleId="IntenseEmphasis">
    <w:name w:val="Intense Emphasis"/>
    <w:basedOn w:val="DefaultParagraphFont"/>
    <w:uiPriority w:val="21"/>
    <w:qFormat/>
    <w:rsid w:val="00794F5B"/>
    <w:rPr>
      <w:i/>
      <w:iCs/>
      <w:color w:val="0F4761" w:themeColor="accent1" w:themeShade="BF"/>
    </w:rPr>
  </w:style>
  <w:style w:type="paragraph" w:styleId="IntenseQuote">
    <w:name w:val="Intense Quote"/>
    <w:basedOn w:val="Normal"/>
    <w:next w:val="Normal"/>
    <w:link w:val="IntenseQuoteChar"/>
    <w:uiPriority w:val="30"/>
    <w:qFormat/>
    <w:rsid w:val="00794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F5B"/>
    <w:rPr>
      <w:i/>
      <w:iCs/>
      <w:color w:val="0F4761" w:themeColor="accent1" w:themeShade="BF"/>
    </w:rPr>
  </w:style>
  <w:style w:type="character" w:styleId="IntenseReference">
    <w:name w:val="Intense Reference"/>
    <w:basedOn w:val="DefaultParagraphFont"/>
    <w:uiPriority w:val="32"/>
    <w:qFormat/>
    <w:rsid w:val="00794F5B"/>
    <w:rPr>
      <w:b/>
      <w:bCs/>
      <w:smallCaps/>
      <w:color w:val="0F4761" w:themeColor="accent1" w:themeShade="BF"/>
      <w:spacing w:val="5"/>
    </w:rPr>
  </w:style>
  <w:style w:type="character" w:styleId="Hyperlink">
    <w:name w:val="Hyperlink"/>
    <w:basedOn w:val="DefaultParagraphFont"/>
    <w:uiPriority w:val="99"/>
    <w:unhideWhenUsed/>
    <w:rsid w:val="00794F5B"/>
    <w:rPr>
      <w:color w:val="467886" w:themeColor="hyperlink"/>
      <w:u w:val="single"/>
    </w:rPr>
  </w:style>
  <w:style w:type="character" w:styleId="UnresolvedMention">
    <w:name w:val="Unresolved Mention"/>
    <w:basedOn w:val="DefaultParagraphFont"/>
    <w:uiPriority w:val="99"/>
    <w:semiHidden/>
    <w:unhideWhenUsed/>
    <w:rsid w:val="00794F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c:/Users/sabe487/AppData/Local/Programs/Microsoft%20VS%20Code/cfbea10c5f/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sabe487/AppData/Local/Programs/Microsoft%20VS%20Code/cfbea10c5f/resources/app/out/vs/code/electron-browser/workbench/workbench.html" TargetMode="External"/><Relationship Id="rId5" Type="http://schemas.openxmlformats.org/officeDocument/2006/relationships/hyperlink" Target="vscode-file://vscode-app/c:/Users/sabe487/AppData/Local/Programs/Microsoft%20VS%20Code/cfbea10c5f/resources/app/out/vs/code/electron-browser/workbench/workbench.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1651</Words>
  <Characters>9614</Characters>
  <Application>Microsoft Office Word</Application>
  <DocSecurity>0</DocSecurity>
  <Lines>291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Sabella, Heather B</dc:creator>
  <cp:keywords/>
  <dc:description/>
  <cp:lastModifiedBy>Sabella, Heather B</cp:lastModifiedBy>
  <cp:revision>4</cp:revision>
  <dcterms:created xsi:type="dcterms:W3CDTF">2026-04-01T14:10:00Z</dcterms:created>
  <dcterms:modified xsi:type="dcterms:W3CDTF">2026-04-01T16:22:00Z</dcterms:modified>
</cp:coreProperties>
</file>