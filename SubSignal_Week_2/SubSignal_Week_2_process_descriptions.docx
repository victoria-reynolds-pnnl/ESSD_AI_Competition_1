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901FC" w14:textId="456773DA" w:rsidR="009657C7" w:rsidRDefault="3BEE14C7" w:rsidP="3733A4E6">
      <w:pPr>
        <w:rPr>
          <w:rFonts w:ascii="Aptos" w:eastAsia="Aptos" w:hAnsi="Aptos" w:cs="Aptos"/>
          <w:b/>
          <w:bCs/>
        </w:rPr>
      </w:pPr>
      <w:r w:rsidRPr="3733A4E6">
        <w:rPr>
          <w:rFonts w:ascii="Aptos" w:eastAsia="Aptos" w:hAnsi="Aptos" w:cs="Aptos"/>
          <w:b/>
          <w:bCs/>
        </w:rPr>
        <w:t>Deliverable 1 – Clean dataset for Ml/AI use</w:t>
      </w:r>
      <w:r w:rsidR="59F0AAD2" w:rsidRPr="3733A4E6">
        <w:rPr>
          <w:rFonts w:ascii="Aptos" w:eastAsia="Aptos" w:hAnsi="Aptos" w:cs="Aptos"/>
          <w:b/>
          <w:bCs/>
        </w:rPr>
        <w:t>:</w:t>
      </w:r>
      <w:r w:rsidR="37D87F99" w:rsidRPr="3733A4E6">
        <w:rPr>
          <w:rFonts w:ascii="Aptos" w:eastAsia="Aptos" w:hAnsi="Aptos" w:cs="Aptos"/>
          <w:b/>
          <w:bCs/>
        </w:rPr>
        <w:t xml:space="preserve"> Files of original and cleaned data</w:t>
      </w:r>
    </w:p>
    <w:p w14:paraId="6EC30FFA" w14:textId="03A52086" w:rsidR="66C86703" w:rsidRDefault="66C86703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 xml:space="preserve">Original file: </w:t>
      </w:r>
      <w:r w:rsidR="5CFB6904" w:rsidRPr="065A3A16">
        <w:rPr>
          <w:rFonts w:ascii="Consolas" w:eastAsia="Consolas" w:hAnsi="Consolas" w:cs="Consolas"/>
        </w:rPr>
        <w:t>FTES-Full_Test_1hour_avg.csv</w:t>
      </w:r>
    </w:p>
    <w:p w14:paraId="565B39E9" w14:textId="7B37CDC7" w:rsidR="66C86703" w:rsidRDefault="66C86703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Cleaned file:</w:t>
      </w:r>
      <w:r w:rsidR="5A0A82F5" w:rsidRPr="065A3A16">
        <w:rPr>
          <w:rFonts w:ascii="Aptos" w:eastAsia="Aptos" w:hAnsi="Aptos" w:cs="Aptos"/>
        </w:rPr>
        <w:t xml:space="preserve"> </w:t>
      </w:r>
      <w:r w:rsidR="0C01F6CF" w:rsidRPr="412BD78C">
        <w:rPr>
          <w:rFonts w:ascii="Aptos" w:eastAsia="Aptos" w:hAnsi="Aptos" w:cs="Aptos"/>
        </w:rPr>
        <w:t>ftes_1hour</w:t>
      </w:r>
      <w:r w:rsidR="5A0A82F5" w:rsidRPr="412BD78C">
        <w:rPr>
          <w:rFonts w:ascii="Aptos" w:eastAsia="Aptos" w:hAnsi="Aptos" w:cs="Aptos"/>
        </w:rPr>
        <w:t>_cleaned</w:t>
      </w:r>
      <w:r w:rsidR="5A0A82F5" w:rsidRPr="065A3A16">
        <w:rPr>
          <w:rFonts w:ascii="Consolas" w:eastAsia="Consolas" w:hAnsi="Consolas" w:cs="Consolas"/>
        </w:rPr>
        <w:t>.csv</w:t>
      </w:r>
    </w:p>
    <w:p w14:paraId="1410BBBE" w14:textId="75B12394" w:rsidR="23B03144" w:rsidRDefault="23B03144" w:rsidP="412BD78C">
      <w:pPr>
        <w:rPr>
          <w:rFonts w:ascii="Consolas" w:eastAsia="Consolas" w:hAnsi="Consolas" w:cs="Consolas"/>
        </w:rPr>
      </w:pPr>
      <w:r w:rsidRPr="412BD78C">
        <w:rPr>
          <w:rFonts w:eastAsiaTheme="minorEastAsia"/>
        </w:rPr>
        <w:t>Cleaned file only keeping relevant columns &amp; removing flagged rows with duplicate timestamp issues and data gap at the end of the time series</w:t>
      </w:r>
      <w:r w:rsidR="533BA6DA" w:rsidRPr="412BD78C">
        <w:rPr>
          <w:rFonts w:eastAsiaTheme="minorEastAsia"/>
        </w:rPr>
        <w:t>:</w:t>
      </w:r>
      <w:r w:rsidR="533BA6DA" w:rsidRPr="412BD78C">
        <w:rPr>
          <w:rFonts w:ascii="Consolas" w:eastAsia="Consolas" w:hAnsi="Consolas" w:cs="Consolas"/>
        </w:rPr>
        <w:t xml:space="preserve"> ftes_1hour_cleaned_reduced_QC.csv</w:t>
      </w:r>
    </w:p>
    <w:p w14:paraId="3A3C7C5D" w14:textId="12AB2379" w:rsidR="66C86703" w:rsidRDefault="66C86703" w:rsidP="065A3A16">
      <w:pPr>
        <w:rPr>
          <w:rFonts w:ascii="Consolas" w:eastAsia="Consolas" w:hAnsi="Consolas" w:cs="Consolas"/>
        </w:rPr>
      </w:pPr>
      <w:r w:rsidRPr="065A3A16">
        <w:rPr>
          <w:rFonts w:ascii="Aptos" w:eastAsia="Aptos" w:hAnsi="Aptos" w:cs="Aptos"/>
        </w:rPr>
        <w:t>Cleaned file with only relevant features retained &amp; engineered features:</w:t>
      </w:r>
      <w:r w:rsidR="73B73D3B" w:rsidRPr="065A3A16">
        <w:rPr>
          <w:rFonts w:ascii="Aptos" w:eastAsia="Aptos" w:hAnsi="Aptos" w:cs="Aptos"/>
        </w:rPr>
        <w:t xml:space="preserve"> </w:t>
      </w:r>
      <w:r w:rsidR="7F61E42E" w:rsidRPr="412BD78C">
        <w:rPr>
          <w:rFonts w:ascii="Consolas" w:eastAsia="Consolas" w:hAnsi="Consolas" w:cs="Consolas"/>
        </w:rPr>
        <w:t>ftes_1hour_cleaned_reduced_QC</w:t>
      </w:r>
      <w:r w:rsidR="73B73D3B" w:rsidRPr="065A3A16">
        <w:rPr>
          <w:rFonts w:ascii="Consolas" w:eastAsia="Consolas" w:hAnsi="Consolas" w:cs="Consolas"/>
        </w:rPr>
        <w:t>_engineered</w:t>
      </w:r>
      <w:r w:rsidR="7F61E42E" w:rsidRPr="412BD78C">
        <w:rPr>
          <w:rFonts w:ascii="Consolas" w:eastAsia="Consolas" w:hAnsi="Consolas" w:cs="Consolas"/>
        </w:rPr>
        <w:t>.csv</w:t>
      </w:r>
    </w:p>
    <w:p w14:paraId="0BD64923" w14:textId="52437FE8" w:rsidR="66C86703" w:rsidRDefault="66C86703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ML ready file that has been scaled using</w:t>
      </w:r>
      <w:r w:rsidR="164CA11A" w:rsidRPr="065A3A16">
        <w:rPr>
          <w:rFonts w:ascii="Aptos" w:eastAsia="Aptos" w:hAnsi="Aptos" w:cs="Aptos"/>
        </w:rPr>
        <w:t xml:space="preserve"> SciKitLearn</w:t>
      </w:r>
      <w:r w:rsidRPr="065A3A16">
        <w:rPr>
          <w:rFonts w:ascii="Aptos" w:eastAsia="Aptos" w:hAnsi="Aptos" w:cs="Aptos"/>
        </w:rPr>
        <w:t xml:space="preserve"> StandardScaler and RobustScaler</w:t>
      </w:r>
      <w:r w:rsidR="6AF48870" w:rsidRPr="065A3A16">
        <w:rPr>
          <w:rFonts w:ascii="Aptos" w:eastAsia="Aptos" w:hAnsi="Aptos" w:cs="Aptos"/>
        </w:rPr>
        <w:t xml:space="preserve">: </w:t>
      </w:r>
      <w:r w:rsidR="578B2E49" w:rsidRPr="412BD78C">
        <w:rPr>
          <w:rFonts w:ascii="Aptos" w:eastAsia="Aptos" w:hAnsi="Aptos" w:cs="Aptos"/>
        </w:rPr>
        <w:t>ftes</w:t>
      </w:r>
      <w:r w:rsidR="5AC6E62D" w:rsidRPr="065A3A16">
        <w:rPr>
          <w:rFonts w:ascii="Consolas" w:eastAsia="Consolas" w:hAnsi="Consolas" w:cs="Consolas"/>
        </w:rPr>
        <w:t>_scaled_for_GNN.csv</w:t>
      </w:r>
    </w:p>
    <w:p w14:paraId="7F241ADE" w14:textId="37EC47B0" w:rsidR="009657C7" w:rsidRDefault="5A3A5714" w:rsidP="3733A4E6">
      <w:pPr>
        <w:rPr>
          <w:rFonts w:ascii="Aptos" w:eastAsia="Aptos" w:hAnsi="Aptos" w:cs="Aptos"/>
          <w:b/>
          <w:bCs/>
        </w:rPr>
      </w:pPr>
      <w:r w:rsidRPr="3733A4E6">
        <w:rPr>
          <w:rFonts w:ascii="Aptos" w:eastAsia="Aptos" w:hAnsi="Aptos" w:cs="Aptos"/>
          <w:b/>
          <w:bCs/>
        </w:rPr>
        <w:t>De</w:t>
      </w:r>
      <w:r w:rsidR="31BD1785" w:rsidRPr="3733A4E6">
        <w:rPr>
          <w:rFonts w:ascii="Aptos" w:eastAsia="Aptos" w:hAnsi="Aptos" w:cs="Aptos"/>
          <w:b/>
          <w:bCs/>
        </w:rPr>
        <w:t>l</w:t>
      </w:r>
      <w:r w:rsidRPr="3733A4E6">
        <w:rPr>
          <w:rFonts w:ascii="Aptos" w:eastAsia="Aptos" w:hAnsi="Aptos" w:cs="Aptos"/>
          <w:b/>
          <w:bCs/>
        </w:rPr>
        <w:t>i</w:t>
      </w:r>
      <w:r w:rsidR="30FACC86" w:rsidRPr="3733A4E6">
        <w:rPr>
          <w:rFonts w:ascii="Aptos" w:eastAsia="Aptos" w:hAnsi="Aptos" w:cs="Aptos"/>
          <w:b/>
          <w:bCs/>
        </w:rPr>
        <w:t>ver</w:t>
      </w:r>
      <w:r w:rsidRPr="3733A4E6">
        <w:rPr>
          <w:rFonts w:ascii="Aptos" w:eastAsia="Aptos" w:hAnsi="Aptos" w:cs="Aptos"/>
          <w:b/>
          <w:bCs/>
        </w:rPr>
        <w:t xml:space="preserve">able </w:t>
      </w:r>
      <w:r w:rsidR="01D71BF3" w:rsidRPr="3733A4E6">
        <w:rPr>
          <w:rFonts w:ascii="Aptos" w:eastAsia="Aptos" w:hAnsi="Aptos" w:cs="Aptos"/>
          <w:b/>
          <w:bCs/>
        </w:rPr>
        <w:t>2</w:t>
      </w:r>
      <w:r w:rsidRPr="3733A4E6">
        <w:rPr>
          <w:rFonts w:ascii="Aptos" w:eastAsia="Aptos" w:hAnsi="Aptos" w:cs="Aptos"/>
          <w:b/>
          <w:bCs/>
        </w:rPr>
        <w:t xml:space="preserve"> - </w:t>
      </w:r>
      <w:r w:rsidR="4F27F802" w:rsidRPr="3733A4E6">
        <w:rPr>
          <w:rFonts w:ascii="Aptos" w:eastAsia="Aptos" w:hAnsi="Aptos" w:cs="Aptos"/>
          <w:b/>
          <w:bCs/>
        </w:rPr>
        <w:t>ML model selection and justification</w:t>
      </w:r>
      <w:r w:rsidR="4F27F802" w:rsidRPr="3733A4E6">
        <w:rPr>
          <w:rFonts w:ascii="Aptos" w:eastAsia="Aptos" w:hAnsi="Aptos" w:cs="Aptos"/>
        </w:rPr>
        <w:t>: Team SubSignal will use a</w:t>
      </w:r>
      <w:r w:rsidR="4F27F802">
        <w:t xml:space="preserve"> Spatio‑Temporal Graph Neural Network (ST‑GNN) to gain insight into geothermal re</w:t>
      </w:r>
      <w:r w:rsidR="09C3C673">
        <w:t>servoir connectivity</w:t>
      </w:r>
      <w:r w:rsidR="5A63A0EF">
        <w:t xml:space="preserve"> and to detect significant changes in </w:t>
      </w:r>
      <w:r w:rsidR="13FF9128">
        <w:t xml:space="preserve">subsurface </w:t>
      </w:r>
      <w:r w:rsidR="5A63A0EF">
        <w:t xml:space="preserve">pressure response </w:t>
      </w:r>
      <w:r w:rsidR="51FC9E67">
        <w:t>to fluid injection</w:t>
      </w:r>
      <w:r w:rsidR="4F27F802">
        <w:t>.</w:t>
      </w:r>
      <w:r w:rsidR="55B4F603">
        <w:t xml:space="preserve"> </w:t>
      </w:r>
    </w:p>
    <w:p w14:paraId="3719517C" w14:textId="22D7BE7E" w:rsidR="009657C7" w:rsidRDefault="55B4F603" w:rsidP="3733A4E6">
      <w:r>
        <w:t xml:space="preserve">The ST-GNN is comprised of nodes and edges. For our data, </w:t>
      </w:r>
      <w:r w:rsidR="4F27F802">
        <w:t>nodes = well</w:t>
      </w:r>
      <w:r w:rsidR="09AB33F4">
        <w:t xml:space="preserve"> locations (and depths) and</w:t>
      </w:r>
      <w:r w:rsidR="4F27F802">
        <w:t xml:space="preserve"> edges = inferred connectivity between wells. The model </w:t>
      </w:r>
      <w:r w:rsidR="4DF95643">
        <w:t>is able to</w:t>
      </w:r>
      <w:r w:rsidR="4F27F802">
        <w:t xml:space="preserve"> learn temporal dynamics (how signals evolve over time). For subsurface systems this </w:t>
      </w:r>
      <w:r w:rsidR="3BA55AD9">
        <w:t xml:space="preserve">can </w:t>
      </w:r>
      <w:r w:rsidR="4F27F802">
        <w:t>include pressure propagation, thermal diffusion, solute/EC transport, response lags during injection cycles</w:t>
      </w:r>
      <w:r w:rsidR="0C0CC55D">
        <w:t>. Our analysis will focus on pressure propagation</w:t>
      </w:r>
      <w:r w:rsidR="4F27F802">
        <w:t>.</w:t>
      </w:r>
    </w:p>
    <w:p w14:paraId="64DEFB85" w14:textId="3A73C043" w:rsidR="009657C7" w:rsidRDefault="4F27F802" w:rsidP="3733A4E6">
      <w:r>
        <w:t>A ST-GNN is a neural network tha</w:t>
      </w:r>
      <w:r w:rsidR="242BED45">
        <w:t>t (1)</w:t>
      </w:r>
      <w:r>
        <w:t xml:space="preserve"> processes graph‑structured data</w:t>
      </w:r>
      <w:r w:rsidR="5E18D6C2">
        <w:t xml:space="preserve"> and</w:t>
      </w:r>
      <w:r w:rsidR="66044DF5">
        <w:t xml:space="preserve"> </w:t>
      </w:r>
      <w:r w:rsidR="4C5EF349">
        <w:t>(2)</w:t>
      </w:r>
      <w:r>
        <w:t xml:space="preserve"> learns how strongly nodes influence each other</w:t>
      </w:r>
      <w:r w:rsidR="4701FE8E">
        <w:t xml:space="preserve"> that </w:t>
      </w:r>
      <w:r>
        <w:t>can</w:t>
      </w:r>
      <w:r w:rsidR="3D40104F">
        <w:t xml:space="preserve"> be used</w:t>
      </w:r>
      <w:r>
        <w:t xml:space="preserve"> infer connectivity, causality, or flow paths. </w:t>
      </w:r>
      <w:r w:rsidR="0DA5476A">
        <w:t>The</w:t>
      </w:r>
      <w:r>
        <w:t xml:space="preserve"> ST‑GNN</w:t>
      </w:r>
      <w:r w:rsidR="39888A96">
        <w:t xml:space="preserve"> </w:t>
      </w:r>
      <w:r w:rsidR="13A4BC34">
        <w:t>will</w:t>
      </w:r>
      <w:r>
        <w:t xml:space="preserve"> simultaneously </w:t>
      </w:r>
      <w:r w:rsidR="39888A96">
        <w:t>learn</w:t>
      </w:r>
      <w:r w:rsidR="536C7940">
        <w:t xml:space="preserve"> </w:t>
      </w:r>
      <w:r>
        <w:t>spatial coupling between wells (connectivity, influence, directionality)</w:t>
      </w:r>
      <w:r w:rsidR="48413180">
        <w:t xml:space="preserve"> and</w:t>
      </w:r>
      <w:r>
        <w:t xml:space="preserve"> temporal evolution of each signal (</w:t>
      </w:r>
      <w:r w:rsidR="77725F17">
        <w:t xml:space="preserve">i.e., </w:t>
      </w:r>
      <w:r>
        <w:t xml:space="preserve">pressure). ST‑GNNs </w:t>
      </w:r>
      <w:r w:rsidR="34B82A96">
        <w:t>are</w:t>
      </w:r>
      <w:r>
        <w:t xml:space="preserve"> well‑suited for subsurface monitoring and characterization because they </w:t>
      </w:r>
      <w:r w:rsidR="3CD46913">
        <w:t xml:space="preserve">can </w:t>
      </w:r>
      <w:r>
        <w:t>model distributed sensors</w:t>
      </w:r>
      <w:r w:rsidR="2DE59EFB">
        <w:t xml:space="preserve"> with </w:t>
      </w:r>
      <w:r>
        <w:t>nonlinear pressure propagation</w:t>
      </w:r>
      <w:r w:rsidR="1580C4CF">
        <w:t xml:space="preserve"> and </w:t>
      </w:r>
      <w:r>
        <w:t>time‑lagged interactions</w:t>
      </w:r>
      <w:r w:rsidR="70727E77">
        <w:t xml:space="preserve"> to gain insight into</w:t>
      </w:r>
      <w:r>
        <w:t xml:space="preserve"> dynamic connectivity changes</w:t>
      </w:r>
      <w:r w:rsidR="62528ADA">
        <w:t>.</w:t>
      </w:r>
    </w:p>
    <w:p w14:paraId="109EAF53" w14:textId="25ECE986" w:rsidR="009657C7" w:rsidRDefault="51867A8D" w:rsidP="065A3A16">
      <w:pPr>
        <w:rPr>
          <w:rFonts w:ascii="Aptos" w:eastAsia="Aptos" w:hAnsi="Aptos" w:cs="Aptos"/>
          <w:b/>
          <w:bCs/>
        </w:rPr>
      </w:pPr>
      <w:r w:rsidRPr="3733A4E6">
        <w:rPr>
          <w:rFonts w:ascii="Aptos" w:eastAsia="Aptos" w:hAnsi="Aptos" w:cs="Aptos"/>
          <w:b/>
          <w:bCs/>
        </w:rPr>
        <w:t xml:space="preserve">Deliverable 3 – </w:t>
      </w:r>
      <w:r w:rsidR="0F830490" w:rsidRPr="3733A4E6">
        <w:rPr>
          <w:rFonts w:ascii="Aptos" w:eastAsia="Aptos" w:hAnsi="Aptos" w:cs="Aptos"/>
          <w:b/>
          <w:bCs/>
        </w:rPr>
        <w:t xml:space="preserve">Feature engineering (at least 3 new features): </w:t>
      </w:r>
    </w:p>
    <w:p w14:paraId="5A707C5E" w14:textId="1D69A235" w:rsidR="009657C7" w:rsidRDefault="54703613" w:rsidP="065A3A16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 xml:space="preserve">Feature 1: </w:t>
      </w:r>
      <w:r w:rsidR="0C0A0CA4" w:rsidRPr="065A3A16">
        <w:rPr>
          <w:rFonts w:ascii="Aptos" w:eastAsia="Aptos" w:hAnsi="Aptos" w:cs="Aptos"/>
        </w:rPr>
        <w:t>tc_injecting</w:t>
      </w:r>
      <w:r w:rsidR="52D2E08D" w:rsidRPr="065A3A16">
        <w:rPr>
          <w:rFonts w:ascii="Aptos" w:eastAsia="Aptos" w:hAnsi="Aptos" w:cs="Aptos"/>
        </w:rPr>
        <w:t xml:space="preserve">: indicates if well </w:t>
      </w:r>
      <w:r w:rsidR="366EA91E" w:rsidRPr="065A3A16">
        <w:rPr>
          <w:rFonts w:ascii="Aptos" w:eastAsia="Aptos" w:hAnsi="Aptos" w:cs="Aptos"/>
        </w:rPr>
        <w:t>“</w:t>
      </w:r>
      <w:r w:rsidR="52D2E08D" w:rsidRPr="065A3A16">
        <w:rPr>
          <w:rFonts w:ascii="Aptos" w:eastAsia="Aptos" w:hAnsi="Aptos" w:cs="Aptos"/>
        </w:rPr>
        <w:t>tc</w:t>
      </w:r>
      <w:r w:rsidR="458EB0BA" w:rsidRPr="065A3A16">
        <w:rPr>
          <w:rFonts w:ascii="Aptos" w:eastAsia="Aptos" w:hAnsi="Aptos" w:cs="Aptos"/>
        </w:rPr>
        <w:t>”</w:t>
      </w:r>
      <w:r w:rsidR="52D2E08D" w:rsidRPr="065A3A16">
        <w:rPr>
          <w:rFonts w:ascii="Aptos" w:eastAsia="Aptos" w:hAnsi="Aptos" w:cs="Aptos"/>
        </w:rPr>
        <w:t xml:space="preserve"> is injecting heated fluid </w:t>
      </w:r>
      <w:r w:rsidR="12AF78C3" w:rsidRPr="065A3A16">
        <w:rPr>
          <w:rFonts w:ascii="Aptos" w:eastAsia="Aptos" w:hAnsi="Aptos" w:cs="Aptos"/>
        </w:rPr>
        <w:t>(0 = false, 1 = true)</w:t>
      </w:r>
    </w:p>
    <w:p w14:paraId="369DF9F2" w14:textId="42A3F3A3" w:rsidR="009657C7" w:rsidRDefault="54703613" w:rsidP="065A3A16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Feature 2:</w:t>
      </w:r>
      <w:r w:rsidR="3383B637" w:rsidRPr="065A3A16">
        <w:rPr>
          <w:rFonts w:ascii="Aptos" w:eastAsia="Aptos" w:hAnsi="Aptos" w:cs="Aptos"/>
        </w:rPr>
        <w:t xml:space="preserve"> tc_pumping</w:t>
      </w:r>
      <w:r w:rsidR="067ED23D" w:rsidRPr="065A3A16">
        <w:rPr>
          <w:rFonts w:ascii="Aptos" w:eastAsia="Aptos" w:hAnsi="Aptos" w:cs="Aptos"/>
        </w:rPr>
        <w:t xml:space="preserve">: indicates if well </w:t>
      </w:r>
      <w:r w:rsidR="615281ED" w:rsidRPr="065A3A16">
        <w:rPr>
          <w:rFonts w:ascii="Aptos" w:eastAsia="Aptos" w:hAnsi="Aptos" w:cs="Aptos"/>
        </w:rPr>
        <w:t>“</w:t>
      </w:r>
      <w:r w:rsidR="067ED23D" w:rsidRPr="065A3A16">
        <w:rPr>
          <w:rFonts w:ascii="Aptos" w:eastAsia="Aptos" w:hAnsi="Aptos" w:cs="Aptos"/>
        </w:rPr>
        <w:t>tc</w:t>
      </w:r>
      <w:r w:rsidR="1C3DEADA" w:rsidRPr="065A3A16">
        <w:rPr>
          <w:rFonts w:ascii="Aptos" w:eastAsia="Aptos" w:hAnsi="Aptos" w:cs="Aptos"/>
        </w:rPr>
        <w:t>”</w:t>
      </w:r>
      <w:r w:rsidR="067ED23D" w:rsidRPr="065A3A16">
        <w:rPr>
          <w:rFonts w:ascii="Aptos" w:eastAsia="Aptos" w:hAnsi="Aptos" w:cs="Aptos"/>
        </w:rPr>
        <w:t xml:space="preserve"> is pumping fluid to recover heated fluid </w:t>
      </w:r>
      <w:r w:rsidR="103F3EC1" w:rsidRPr="065A3A16">
        <w:rPr>
          <w:rFonts w:ascii="Aptos" w:eastAsia="Aptos" w:hAnsi="Aptos" w:cs="Aptos"/>
        </w:rPr>
        <w:t>(0 = false, 1 = true)</w:t>
      </w:r>
    </w:p>
    <w:p w14:paraId="539EE754" w14:textId="5F0DB387" w:rsidR="009657C7" w:rsidRDefault="54703613" w:rsidP="065A3A16">
      <w:pPr>
        <w:pStyle w:val="ListParagraph"/>
        <w:numPr>
          <w:ilvl w:val="0"/>
          <w:numId w:val="1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Feature 3:</w:t>
      </w:r>
      <w:r w:rsidR="7B2338DD" w:rsidRPr="065A3A16">
        <w:rPr>
          <w:rFonts w:ascii="Aptos" w:eastAsia="Aptos" w:hAnsi="Aptos" w:cs="Aptos"/>
        </w:rPr>
        <w:t xml:space="preserve"> </w:t>
      </w:r>
      <w:r w:rsidR="358C2F06" w:rsidRPr="065A3A16">
        <w:rPr>
          <w:rFonts w:ascii="Aptos" w:eastAsia="Aptos" w:hAnsi="Aptos" w:cs="Aptos"/>
        </w:rPr>
        <w:t>delta_P_delta_Q</w:t>
      </w:r>
      <w:r w:rsidR="0E90F0DC" w:rsidRPr="065A3A16">
        <w:rPr>
          <w:rFonts w:ascii="Aptos" w:eastAsia="Aptos" w:hAnsi="Aptos" w:cs="Aptos"/>
        </w:rPr>
        <w:t>: Ratio of change in injection pressure to change in injection flow rate [PSI/(L/min)]</w:t>
      </w:r>
    </w:p>
    <w:p w14:paraId="66E6FB78" w14:textId="5EC34CA9" w:rsidR="009657C7" w:rsidRDefault="0F830490" w:rsidP="3733A4E6">
      <w:pPr>
        <w:rPr>
          <w:rFonts w:ascii="Aptos" w:eastAsia="Aptos" w:hAnsi="Aptos" w:cs="Aptos"/>
          <w:b/>
          <w:bCs/>
        </w:rPr>
      </w:pPr>
      <w:r w:rsidRPr="3733A4E6">
        <w:rPr>
          <w:rFonts w:ascii="Aptos" w:eastAsia="Aptos" w:hAnsi="Aptos" w:cs="Aptos"/>
          <w:b/>
          <w:bCs/>
        </w:rPr>
        <w:t xml:space="preserve">Deliverable 4 – Requirements: </w:t>
      </w:r>
    </w:p>
    <w:p w14:paraId="60275285" w14:textId="174EE8B3" w:rsidR="009657C7" w:rsidRDefault="7B2338DD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  <w:b/>
          <w:bCs/>
        </w:rPr>
        <w:t xml:space="preserve">Deliverable 5 – Data Dictionary: </w:t>
      </w:r>
      <w:r w:rsidR="1B1FE68B" w:rsidRPr="065A3A16">
        <w:rPr>
          <w:rFonts w:ascii="Aptos" w:eastAsia="Aptos" w:hAnsi="Aptos" w:cs="Aptos"/>
        </w:rPr>
        <w:t>Net F</w:t>
      </w:r>
      <w:r w:rsidR="570CEB87" w:rsidRPr="065A3A16">
        <w:rPr>
          <w:rFonts w:ascii="Aptos" w:eastAsia="Aptos" w:hAnsi="Aptos" w:cs="Aptos"/>
        </w:rPr>
        <w:t>l</w:t>
      </w:r>
      <w:r w:rsidR="1B1FE68B" w:rsidRPr="065A3A16">
        <w:rPr>
          <w:rFonts w:ascii="Aptos" w:eastAsia="Aptos" w:hAnsi="Aptos" w:cs="Aptos"/>
        </w:rPr>
        <w:t>ow = L/min, pressure all in PSI</w:t>
      </w:r>
    </w:p>
    <w:p w14:paraId="3B765535" w14:textId="13AE4FBA" w:rsidR="009657C7" w:rsidRDefault="32E074B6" w:rsidP="3733A4E6">
      <w:pPr>
        <w:rPr>
          <w:rFonts w:ascii="Aptos" w:eastAsia="Aptos" w:hAnsi="Aptos" w:cs="Aptos"/>
          <w:color w:val="FF0000"/>
        </w:rPr>
      </w:pPr>
      <w:r w:rsidRPr="3733A4E6">
        <w:rPr>
          <w:rFonts w:ascii="Aptos" w:eastAsia="Aptos" w:hAnsi="Aptos" w:cs="Aptos"/>
          <w:color w:val="FF0000"/>
        </w:rPr>
        <w:lastRenderedPageBreak/>
        <w:t>We can keep the columns that apply to the data we will use for the ST-GNN</w:t>
      </w:r>
      <w:r w:rsidR="111AB6F6" w:rsidRPr="065A3A16">
        <w:rPr>
          <w:rFonts w:ascii="Aptos" w:eastAsia="Aptos" w:hAnsi="Aptos" w:cs="Aptos"/>
          <w:color w:val="FF0000"/>
        </w:rPr>
        <w:t>. Use</w:t>
      </w:r>
      <w:r w:rsidRPr="3733A4E6">
        <w:rPr>
          <w:rFonts w:ascii="Aptos" w:eastAsia="Aptos" w:hAnsi="Aptos" w:cs="Aptos"/>
          <w:color w:val="FF0000"/>
        </w:rPr>
        <w:t xml:space="preserve"> descriptions </w:t>
      </w:r>
      <w:r w:rsidR="111AB6F6" w:rsidRPr="065A3A16">
        <w:rPr>
          <w:rFonts w:ascii="Aptos" w:eastAsia="Aptos" w:hAnsi="Aptos" w:cs="Aptos"/>
          <w:color w:val="FF0000"/>
        </w:rPr>
        <w:t xml:space="preserve">from Deliverable 3 </w:t>
      </w:r>
      <w:r w:rsidRPr="3733A4E6">
        <w:rPr>
          <w:rFonts w:ascii="Aptos" w:eastAsia="Aptos" w:hAnsi="Aptos" w:cs="Aptos"/>
          <w:color w:val="FF0000"/>
        </w:rPr>
        <w:t xml:space="preserve">for the engineered features. </w:t>
      </w:r>
    </w:p>
    <w:p w14:paraId="39D2FC92" w14:textId="5AC8F951" w:rsidR="003B195D" w:rsidRDefault="03289ADA" w:rsidP="003B195D">
      <w:pPr>
        <w:rPr>
          <w:ins w:id="0" w:author="Microsoft Word" w:date="2026-04-02T12:31:00Z" w16du:dateUtc="2026-04-02T19:31:00Z"/>
          <w:rFonts w:ascii="Aptos" w:eastAsia="Aptos" w:hAnsi="Aptos" w:cs="Aptos"/>
          <w:color w:val="FF0000"/>
        </w:rPr>
      </w:pPr>
      <w:r w:rsidRPr="412BD78C">
        <w:rPr>
          <w:rFonts w:ascii="Aptos" w:eastAsia="Aptos" w:hAnsi="Aptos" w:cs="Aptos"/>
          <w:b/>
          <w:bCs/>
        </w:rPr>
        <w:t xml:space="preserve">Deliverable 6 – Data Prep Paragraph: </w:t>
      </w:r>
    </w:p>
    <w:p w14:paraId="532996D3" w14:textId="514F9AC8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__________________________________________________________________________________</w:t>
      </w:r>
      <w:r>
        <w:rPr>
          <w:rFonts w:ascii="Aptos" w:eastAsia="Aptos" w:hAnsi="Aptos" w:cs="Aptos"/>
          <w:color w:val="FF0000"/>
        </w:rPr>
        <w:br/>
      </w:r>
      <w:r w:rsidRPr="003B195D">
        <w:rPr>
          <w:rFonts w:ascii="Aptos" w:eastAsia="Aptos" w:hAnsi="Aptos" w:cs="Aptos"/>
        </w:rPr>
        <w:t>Nino’s data cleanup chat with GitHub Copilot Claude Sonnet 4.6:</w:t>
      </w:r>
      <w:r>
        <w:rPr>
          <w:rFonts w:ascii="Aptos" w:eastAsia="Aptos" w:hAnsi="Aptos" w:cs="Aptos"/>
        </w:rPr>
        <w:br/>
      </w:r>
      <w:r>
        <w:rPr>
          <w:rFonts w:ascii="Aptos" w:eastAsia="Aptos" w:hAnsi="Aptos" w:cs="Aptos"/>
        </w:rPr>
        <w:br/>
      </w:r>
      <w:r w:rsidRPr="003B195D">
        <w:rPr>
          <w:rFonts w:ascii="Aptos" w:eastAsia="Aptos" w:hAnsi="Aptos" w:cs="Aptos"/>
        </w:rPr>
        <w:t>User: Suggest ways of cleaning this dataset for AI/ML use and implement it. Put the cleaned versions of the dataset in different files.</w:t>
      </w:r>
    </w:p>
    <w:p w14:paraId="7D8C07B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GitHub Copilot: Read [](</w:t>
      </w:r>
      <w:r w:rsidRPr="003B195D">
        <w:rPr>
          <w:rFonts w:ascii="Aptos" w:eastAsia="Aptos" w:hAnsi="Aptos" w:cs="Aptos"/>
          <w:u w:val="single"/>
        </w:rPr>
        <w:t>file:///d%3A/ESSDAI/FTES-Full_Test_1hour_avg.csv#1-1</w:t>
      </w:r>
      <w:r w:rsidRPr="003B195D">
        <w:rPr>
          <w:rFonts w:ascii="Aptos" w:eastAsia="Aptos" w:hAnsi="Aptos" w:cs="Aptos"/>
        </w:rPr>
        <w:t>), lines 1 to 5</w:t>
      </w:r>
    </w:p>
    <w:p w14:paraId="001133B4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2EF93EA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cd d:\ESSDAI; python -c "</w:t>
      </w:r>
    </w:p>
    <w:p w14:paraId="2AE58AB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import csv, statistics</w:t>
      </w:r>
    </w:p>
    <w:p w14:paraId="4306CA12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with open('FTES-Full_Test_1hour_avg.csv', 'r') as f:</w:t>
      </w:r>
    </w:p>
    <w:p w14:paraId="7682F49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reader = csv.DictReader(f)</w:t>
      </w:r>
    </w:p>
    <w:p w14:paraId="18EE662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rows = list(reader)</w:t>
      </w:r>
    </w:p>
    <w:p w14:paraId="0CD2A90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cols = list(rows[0].keys())</w:t>
      </w:r>
    </w:p>
    <w:p w14:paraId="08AB8C3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print(f'Rows: {len(rows)}')</w:t>
      </w:r>
    </w:p>
    <w:p w14:paraId="382E306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print(f'Columns: {len(cols)}')</w:t>
      </w:r>
    </w:p>
    <w:p w14:paraId="5F03E23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print()</w:t>
      </w:r>
    </w:p>
    <w:p w14:paraId="330B43E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 Check for missing values</w:t>
      </w:r>
    </w:p>
    <w:p w14:paraId="5238FDE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for col in cols:</w:t>
      </w:r>
    </w:p>
    <w:p w14:paraId="6F70C8C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vals = [r[col] for r in rows]</w:t>
      </w:r>
    </w:p>
    <w:p w14:paraId="54D44A6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blanks = sum(1 for v in vals if v.strip() == '')</w:t>
      </w:r>
    </w:p>
    <w:p w14:paraId="6F37E514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print(f'{col}: blanks={blanks}')</w:t>
      </w:r>
    </w:p>
    <w:p w14:paraId="4E5C13E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"</w:t>
      </w:r>
    </w:p>
    <w:p w14:paraId="3D750EB0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EC15A7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lastRenderedPageBreak/>
        <w:t>Ran terminal command: cd d:\ESSDAI; python -c "</w:t>
      </w:r>
    </w:p>
    <w:p w14:paraId="6AB9647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import csv, statistics, math</w:t>
      </w:r>
    </w:p>
    <w:p w14:paraId="6550417C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52ED0F7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with open('FTES-Full_Test_1hour_avg.csv', 'r') as f:</w:t>
      </w:r>
    </w:p>
    <w:p w14:paraId="6B77CEE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reader = csv.DictReader(f)</w:t>
      </w:r>
    </w:p>
    <w:p w14:paraId="6E4A53D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rows = list(reader)</w:t>
      </w:r>
    </w:p>
    <w:p w14:paraId="347FD8D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27AE99A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cols = list(rows[0].keys())</w:t>
      </w:r>
    </w:p>
    <w:p w14:paraId="704A7F6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numeric_cols = [c for c in cols if c != 'Time']</w:t>
      </w:r>
    </w:p>
    <w:p w14:paraId="750762EB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376AC7F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print('=== Numeric Stats (min, max, mean, stdev) ===')</w:t>
      </w:r>
    </w:p>
    <w:p w14:paraId="1686D6B5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for col in numeric_cols:</w:t>
      </w:r>
    </w:p>
    <w:p w14:paraId="4DE78E2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vals = [float(r[col]) for r in rows]</w:t>
      </w:r>
    </w:p>
    <w:p w14:paraId="47457B6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mn = min(vals)</w:t>
      </w:r>
    </w:p>
    <w:p w14:paraId="4F9C2DA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mx = max(vals)</w:t>
      </w:r>
    </w:p>
    <w:p w14:paraId="35915171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avg = statistics.mean(vals)</w:t>
      </w:r>
    </w:p>
    <w:p w14:paraId="22EE1EB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std = statistics.stdev(vals)</w:t>
      </w:r>
    </w:p>
    <w:p w14:paraId="241E0577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print(f'{col}: min={mn:.3f}, max={mx:.3f}, mean={avg:.3f}, std={std:.3f}')</w:t>
      </w:r>
    </w:p>
    <w:p w14:paraId="2EC460A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"</w:t>
      </w:r>
    </w:p>
    <w:p w14:paraId="3EBD9A66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AD914D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Good profile. Now I have a clear picture. Let me plan and implement the cleaning: </w:t>
      </w:r>
    </w:p>
    <w:p w14:paraId="450086FE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0479BC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Created 2 todos</w:t>
      </w:r>
    </w:p>
    <w:p w14:paraId="16303BDF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5375A94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Key issues found:</w:t>
      </w:r>
    </w:p>
    <w:p w14:paraId="63EC361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**`TU Packer Center Depth`**</w:t>
      </w:r>
      <w:r w:rsidRPr="003B195D">
        <w:rPr>
          <w:rFonts w:ascii="Aptos" w:eastAsia="Aptos" w:hAnsi="Aptos" w:cs="Aptos"/>
        </w:rPr>
        <w:t xml:space="preserve"> → zero-variance (std=0), useless for ML</w:t>
      </w:r>
    </w:p>
    <w:p w14:paraId="77E46274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lastRenderedPageBreak/>
        <w:t xml:space="preserve">- </w:t>
      </w:r>
      <w:r w:rsidRPr="003B195D">
        <w:rPr>
          <w:rFonts w:ascii="Aptos" w:eastAsia="Aptos" w:hAnsi="Aptos" w:cs="Aptos"/>
          <w:b/>
          <w:bCs/>
        </w:rPr>
        <w:t>**Sentinel/fault values**</w:t>
      </w:r>
      <w:r w:rsidRPr="003B195D">
        <w:rPr>
          <w:rFonts w:ascii="Aptos" w:eastAsia="Aptos" w:hAnsi="Aptos" w:cs="Aptos"/>
        </w:rPr>
        <w:t xml:space="preserve"> → many pressure/EC/flow columns drop to ~−1090–1140, indicating sensor offline (not real readings)</w:t>
      </w:r>
    </w:p>
    <w:p w14:paraId="0FA1E245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**Excessive float precision**</w:t>
      </w:r>
      <w:r w:rsidRPr="003B195D">
        <w:rPr>
          <w:rFonts w:ascii="Aptos" w:eastAsia="Aptos" w:hAnsi="Aptos" w:cs="Aptos"/>
        </w:rPr>
        <w:t xml:space="preserve"> (15 decimal places from averaging)</w:t>
      </w:r>
    </w:p>
    <w:p w14:paraId="50723AB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**Space/hyphen column names**</w:t>
      </w:r>
      <w:r w:rsidRPr="003B195D">
        <w:rPr>
          <w:rFonts w:ascii="Aptos" w:eastAsia="Aptos" w:hAnsi="Aptos" w:cs="Aptos"/>
        </w:rPr>
        <w:t xml:space="preserve"> → break many ML frameworks</w:t>
      </w:r>
    </w:p>
    <w:p w14:paraId="494393E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**Skewed data from transient events**</w:t>
      </w:r>
      <w:r w:rsidRPr="003B195D">
        <w:rPr>
          <w:rFonts w:ascii="Aptos" w:eastAsia="Aptos" w:hAnsi="Aptos" w:cs="Aptos"/>
        </w:rPr>
        <w:t xml:space="preserve"> → needs outlier clipping</w:t>
      </w:r>
    </w:p>
    <w:p w14:paraId="408D4CA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**No temporal features**</w:t>
      </w:r>
      <w:r w:rsidRPr="003B195D">
        <w:rPr>
          <w:rFonts w:ascii="Aptos" w:eastAsia="Aptos" w:hAnsi="Aptos" w:cs="Aptos"/>
        </w:rPr>
        <w:t xml:space="preserve"> extracted from the `Time` column</w:t>
      </w:r>
    </w:p>
    <w:p w14:paraId="07C2465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**Features at very different scales**</w:t>
      </w:r>
      <w:r w:rsidRPr="003B195D">
        <w:rPr>
          <w:rFonts w:ascii="Aptos" w:eastAsia="Aptos" w:hAnsi="Aptos" w:cs="Aptos"/>
        </w:rPr>
        <w:t xml:space="preserve"> → needs normalization </w:t>
      </w:r>
    </w:p>
    <w:p w14:paraId="43111667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1953A00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Created [](</w:t>
      </w:r>
      <w:r w:rsidRPr="003B195D">
        <w:rPr>
          <w:rFonts w:ascii="Aptos" w:eastAsia="Aptos" w:hAnsi="Aptos" w:cs="Aptos"/>
          <w:u w:val="single"/>
        </w:rPr>
        <w:t>file:///d%3A/ESSDAI/clean_dataset.py</w:t>
      </w:r>
      <w:r w:rsidRPr="003B195D">
        <w:rPr>
          <w:rFonts w:ascii="Aptos" w:eastAsia="Aptos" w:hAnsi="Aptos" w:cs="Aptos"/>
        </w:rPr>
        <w:t>)</w:t>
      </w:r>
    </w:p>
    <w:p w14:paraId="54DEB78A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7F34030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python clean_dataset.py</w:t>
      </w:r>
    </w:p>
    <w:p w14:paraId="0965C77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20A1ED7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The 1.5×IQR approach is too aggressive for this operational dataset — it's clipping valid high-pressure operational readings. Let me fix the script to use 3×IQR (extreme-outlier threshold) and fix the zero-variance detection: </w:t>
      </w:r>
    </w:p>
    <w:p w14:paraId="7F206BEF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19D9B161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cd d:\ESSDAI; python -c "</w:t>
      </w:r>
    </w:p>
    <w:p w14:paraId="4F768BF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import csv, statistics</w:t>
      </w:r>
    </w:p>
    <w:p w14:paraId="11E43F47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with open('FTES-Full_Test_1hour_avg.csv') as f:</w:t>
      </w:r>
    </w:p>
    <w:p w14:paraId="7C5C314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reader = csv.DictReader(f)</w:t>
      </w:r>
    </w:p>
    <w:p w14:paraId="77DB4A41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rows = list(reader)</w:t>
      </w:r>
    </w:p>
    <w:p w14:paraId="32BC9B52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 Check TU Packer Center Depth variance</w:t>
      </w:r>
    </w:p>
    <w:p w14:paraId="089F6E70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vals = [float(r['TU Packer Center Depth']) for r in rows]</w:t>
      </w:r>
    </w:p>
    <w:p w14:paraId="675C636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print('TU Packer Center Depth stdev:', statistics.stdev(vals))</w:t>
      </w:r>
    </w:p>
    <w:p w14:paraId="5E5E406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print('unique values sample:', sorted(set(round(v,4) for v in vals))[:10])</w:t>
      </w:r>
    </w:p>
    <w:p w14:paraId="60D9B56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 Check ts_packer_center_depth distribution</w:t>
      </w:r>
    </w:p>
    <w:p w14:paraId="1B108E7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vals2 = [float(r['TS Packer Center Depth']) for r in rows]</w:t>
      </w:r>
    </w:p>
    <w:p w14:paraId="6536AD4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lastRenderedPageBreak/>
        <w:t>from collections import Counter</w:t>
      </w:r>
    </w:p>
    <w:p w14:paraId="7DA30151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bins = Counter(round(v,1) for v in vals2)</w:t>
      </w:r>
    </w:p>
    <w:p w14:paraId="71766FE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print('TS Packer Center Depth top values:', bins.most_common(10))</w:t>
      </w:r>
    </w:p>
    <w:p w14:paraId="67B06EF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 Check how many rows have pt_503 &gt; 0</w:t>
      </w:r>
    </w:p>
    <w:p w14:paraId="769F2AB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vals3 = [float(r['PT 503']) for r in rows]</w:t>
      </w:r>
    </w:p>
    <w:p w14:paraId="5337896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pos = sum(1 for v in vals3 if v &gt; 0)</w:t>
      </w:r>
    </w:p>
    <w:p w14:paraId="149EE7E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neg = sum(1 for v in vals3 if v &lt;= 0)</w:t>
      </w:r>
    </w:p>
    <w:p w14:paraId="2F330DD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print(f'PT 503: positive={pos}, non-positive={neg}')</w:t>
      </w:r>
    </w:p>
    <w:p w14:paraId="54A7B0A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"</w:t>
      </w:r>
    </w:p>
    <w:p w14:paraId="4031AB13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C7CC3A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`TU Packer Center Depth` has floating-point noise (std≈4.7e-15) but is truly constant, and `PT 503` / others have bimodal distributions that break IQR. I'll rewrite with percentile-based clipping and proper zero-variance detection: </w:t>
      </w:r>
    </w:p>
    <w:p w14:paraId="696AD002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1BABD9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Replacing 88 lines with 94 lines in [](</w:t>
      </w:r>
      <w:r w:rsidRPr="003B195D">
        <w:rPr>
          <w:rFonts w:ascii="Aptos" w:eastAsia="Aptos" w:hAnsi="Aptos" w:cs="Aptos"/>
          <w:u w:val="single"/>
        </w:rPr>
        <w:t>file:///d%3A/ESSDAI/clean_dataset.py</w:t>
      </w:r>
      <w:r w:rsidRPr="003B195D">
        <w:rPr>
          <w:rFonts w:ascii="Aptos" w:eastAsia="Aptos" w:hAnsi="Aptos" w:cs="Aptos"/>
        </w:rPr>
        <w:t>)</w:t>
      </w:r>
    </w:p>
    <w:p w14:paraId="3408DE31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5340D371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78FC877D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AE6C6C4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52640686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625B1AC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Replacing 14 lines with 14 lines in [](</w:t>
      </w:r>
      <w:r w:rsidRPr="003B195D">
        <w:rPr>
          <w:rFonts w:ascii="Aptos" w:eastAsia="Aptos" w:hAnsi="Aptos" w:cs="Aptos"/>
          <w:u w:val="single"/>
        </w:rPr>
        <w:t>file:///d%3A/ESSDAI/clean_dataset.py</w:t>
      </w:r>
      <w:r w:rsidRPr="003B195D">
        <w:rPr>
          <w:rFonts w:ascii="Aptos" w:eastAsia="Aptos" w:hAnsi="Aptos" w:cs="Aptos"/>
        </w:rPr>
        <w:t>)</w:t>
      </w:r>
    </w:p>
    <w:p w14:paraId="5C1FCEF6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B539ED0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62007D8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7DCC0C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7ADD054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C209DA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Replacing 26 lines with 26 lines in [](</w:t>
      </w:r>
      <w:r w:rsidRPr="003B195D">
        <w:rPr>
          <w:rFonts w:ascii="Aptos" w:eastAsia="Aptos" w:hAnsi="Aptos" w:cs="Aptos"/>
          <w:u w:val="single"/>
        </w:rPr>
        <w:t>file:///d%3A/ESSDAI/clean_dataset.py</w:t>
      </w:r>
      <w:r w:rsidRPr="003B195D">
        <w:rPr>
          <w:rFonts w:ascii="Aptos" w:eastAsia="Aptos" w:hAnsi="Aptos" w:cs="Aptos"/>
        </w:rPr>
        <w:t>)</w:t>
      </w:r>
    </w:p>
    <w:p w14:paraId="5A4E063C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7E520675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2BCEAE77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3307DDB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4FD201E2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69F28B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python clean_dataset.py</w:t>
      </w:r>
    </w:p>
    <w:p w14:paraId="62EA1114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89E1E3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cd d:\ESSDAI; python -c "</w:t>
      </w:r>
    </w:p>
    <w:p w14:paraId="74FAA1D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import csv</w:t>
      </w:r>
    </w:p>
    <w:p w14:paraId="4E1F77D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with open('FTES-Full_Test_1hour_avg.csv') as f:</w:t>
      </w:r>
    </w:p>
    <w:p w14:paraId="2846537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reader = csv.DictReader(f)</w:t>
      </w:r>
    </w:p>
    <w:p w14:paraId="2CFDEC6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    rows = list(reader)</w:t>
      </w:r>
    </w:p>
    <w:p w14:paraId="246401C4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vals = [float(r['TU Packer Center Depth']) for r in rows]</w:t>
      </w:r>
    </w:p>
    <w:p w14:paraId="2BA492D2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print('min:', min(vals), 'max:', max(vals))</w:t>
      </w:r>
    </w:p>
    <w:p w14:paraId="63A15B3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print('min==max:', min(vals)==max(vals))</w:t>
      </w:r>
    </w:p>
    <w:p w14:paraId="4035B13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unique = set(vals)</w:t>
      </w:r>
    </w:p>
    <w:p w14:paraId="66DC4918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print('unique count:', len(unique))</w:t>
      </w:r>
    </w:p>
    <w:p w14:paraId="2BED0DD0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print('sample unique:', list(unique)[:5])</w:t>
      </w:r>
    </w:p>
    <w:p w14:paraId="4037B43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"</w:t>
      </w:r>
    </w:p>
    <w:p w14:paraId="340958AE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659BD59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Floating-point artifact — two "unique" values that are both 177.8. Fix the threshold check: </w:t>
      </w:r>
    </w:p>
    <w:p w14:paraId="265ED00A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1E5FC79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Replacing 2 lines with 2 lines in [](</w:t>
      </w:r>
      <w:r w:rsidRPr="003B195D">
        <w:rPr>
          <w:rFonts w:ascii="Aptos" w:eastAsia="Aptos" w:hAnsi="Aptos" w:cs="Aptos"/>
          <w:u w:val="single"/>
        </w:rPr>
        <w:t>file:///d%3A/ESSDAI/clean_dataset.py</w:t>
      </w:r>
      <w:r w:rsidRPr="003B195D">
        <w:rPr>
          <w:rFonts w:ascii="Aptos" w:eastAsia="Aptos" w:hAnsi="Aptos" w:cs="Aptos"/>
        </w:rPr>
        <w:t>)</w:t>
      </w:r>
    </w:p>
    <w:p w14:paraId="5B795315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58753B4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```</w:t>
      </w:r>
    </w:p>
    <w:p w14:paraId="2470B751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133556B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lastRenderedPageBreak/>
        <w:t>```</w:t>
      </w:r>
    </w:p>
    <w:p w14:paraId="004BD451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781CDF3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Ran terminal command: python clean_dataset.py</w:t>
      </w:r>
    </w:p>
    <w:p w14:paraId="06AD5A1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366034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Completed: </w:t>
      </w:r>
      <w:r w:rsidRPr="003B195D">
        <w:rPr>
          <w:rFonts w:ascii="Aptos" w:eastAsia="Aptos" w:hAnsi="Aptos" w:cs="Aptos"/>
          <w:i/>
          <w:iCs/>
        </w:rPr>
        <w:t>*Write and run cleaning Python script*</w:t>
      </w:r>
      <w:r w:rsidRPr="003B195D">
        <w:rPr>
          <w:rFonts w:ascii="Aptos" w:eastAsia="Aptos" w:hAnsi="Aptos" w:cs="Aptos"/>
        </w:rPr>
        <w:t xml:space="preserve"> (1/2)</w:t>
      </w:r>
    </w:p>
    <w:p w14:paraId="3B990D0B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79962CB2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All 5 output files are in ESSDAI. Here's a summary of what was done and why:</w:t>
      </w:r>
    </w:p>
    <w:p w14:paraId="113D905E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1D8289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---</w:t>
      </w:r>
    </w:p>
    <w:p w14:paraId="5C9AC6EE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38CE85A2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### Cleaning operations applied</w:t>
      </w:r>
    </w:p>
    <w:p w14:paraId="65E97B4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92B546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| Issue | Action |</w:t>
      </w:r>
    </w:p>
    <w:p w14:paraId="1E526FD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|---|---|</w:t>
      </w:r>
    </w:p>
    <w:p w14:paraId="5B99D60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`TU Packer Center Depth` = constant 177.8 (zero-variance) | </w:t>
      </w:r>
      <w:r w:rsidRPr="003B195D">
        <w:rPr>
          <w:rFonts w:ascii="Aptos" w:eastAsia="Aptos" w:hAnsi="Aptos" w:cs="Aptos"/>
          <w:b/>
          <w:bCs/>
        </w:rPr>
        <w:t>**Dropped**</w:t>
      </w:r>
      <w:r w:rsidRPr="003B195D">
        <w:rPr>
          <w:rFonts w:ascii="Aptos" w:eastAsia="Aptos" w:hAnsi="Aptos" w:cs="Aptos"/>
        </w:rPr>
        <w:t xml:space="preserve"> — carries no information for ML |</w:t>
      </w:r>
    </w:p>
    <w:p w14:paraId="37B4066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15+ decimal place float precision (artifact of hourly averaging) | </w:t>
      </w:r>
      <w:r w:rsidRPr="003B195D">
        <w:rPr>
          <w:rFonts w:ascii="Aptos" w:eastAsia="Aptos" w:hAnsi="Aptos" w:cs="Aptos"/>
          <w:b/>
          <w:bCs/>
        </w:rPr>
        <w:t>**Rounded to 6 d.p.**</w:t>
      </w:r>
      <w:r w:rsidRPr="003B195D">
        <w:rPr>
          <w:rFonts w:ascii="Aptos" w:eastAsia="Aptos" w:hAnsi="Aptos" w:cs="Aptos"/>
        </w:rPr>
        <w:t xml:space="preserve"> across all values |</w:t>
      </w:r>
    </w:p>
    <w:p w14:paraId="1067A5E5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Space/hyphen column names (`TL Interval Flow`, `TL-TEC-INT-U`) | </w:t>
      </w:r>
      <w:r w:rsidRPr="003B195D">
        <w:rPr>
          <w:rFonts w:ascii="Aptos" w:eastAsia="Aptos" w:hAnsi="Aptos" w:cs="Aptos"/>
          <w:b/>
          <w:bCs/>
        </w:rPr>
        <w:t>**Renamed to snake_case**</w:t>
      </w:r>
      <w:r w:rsidRPr="003B195D">
        <w:rPr>
          <w:rFonts w:ascii="Aptos" w:eastAsia="Aptos" w:hAnsi="Aptos" w:cs="Aptos"/>
        </w:rPr>
        <w:t xml:space="preserve"> (`tl_interval_flow`, `tl_tec_int_u`) for compatibility with pandas/sklearn/PyTorch |</w:t>
      </w:r>
    </w:p>
    <w:p w14:paraId="7354064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Rows not guaranteed sorted | </w:t>
      </w:r>
      <w:r w:rsidRPr="003B195D">
        <w:rPr>
          <w:rFonts w:ascii="Aptos" w:eastAsia="Aptos" w:hAnsi="Aptos" w:cs="Aptos"/>
          <w:b/>
          <w:bCs/>
        </w:rPr>
        <w:t>**Sorted by `Time`**</w:t>
      </w:r>
      <w:r w:rsidRPr="003B195D">
        <w:rPr>
          <w:rFonts w:ascii="Aptos" w:eastAsia="Aptos" w:hAnsi="Aptos" w:cs="Aptos"/>
        </w:rPr>
        <w:t xml:space="preserve"> |</w:t>
      </w:r>
    </w:p>
    <w:p w14:paraId="79829614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21C482DD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---</w:t>
      </w:r>
    </w:p>
    <w:p w14:paraId="0ADD2D08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62155017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### Output files</w:t>
      </w:r>
    </w:p>
    <w:p w14:paraId="66AE676F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4BC2E870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lastRenderedPageBreak/>
        <w:t>| File | Rows | Cols | Description |</w:t>
      </w:r>
    </w:p>
    <w:p w14:paraId="0F5BE5B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|---|---|---|---|</w:t>
      </w:r>
    </w:p>
    <w:p w14:paraId="538916F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| FTES_cleaned_basic.csv | 2609 | 68 | Baseline: dropped constant column, renamed, rounded, sorted, row index added |</w:t>
      </w:r>
    </w:p>
    <w:p w14:paraId="4D43E2DE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| FTES_cleaned_outliers_clipped.csv | 2609 | 68 | + 1st/99th percentile Winsorization — clipped 3,378 extreme values (sensor-fault floor ~-1100 in pressure channels, transient spikes) |</w:t>
      </w:r>
    </w:p>
    <w:p w14:paraId="40633B4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FTES_cleaned_with_features.csv | 2609 | 76 | + 8 temporal features: `hour_of_day`, `day_of_week`, `month`, `is_weekend`, plus </w:t>
      </w:r>
      <w:r w:rsidRPr="003B195D">
        <w:rPr>
          <w:rFonts w:ascii="Aptos" w:eastAsia="Aptos" w:hAnsi="Aptos" w:cs="Aptos"/>
          <w:b/>
          <w:bCs/>
        </w:rPr>
        <w:t>**cyclical sin/cos encodings**</w:t>
      </w:r>
      <w:r w:rsidRPr="003B195D">
        <w:rPr>
          <w:rFonts w:ascii="Aptos" w:eastAsia="Aptos" w:hAnsi="Aptos" w:cs="Aptos"/>
        </w:rPr>
        <w:t xml:space="preserve"> for hour and day-of-week (avoids 23→0 boundary cliff for time-series models) |</w:t>
      </w:r>
    </w:p>
    <w:p w14:paraId="39E5404C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FTES_cleaned_normalized.csv | 2609 | 68 | Built on outlier-clipped version, all numeric columns </w:t>
      </w:r>
      <w:r w:rsidRPr="003B195D">
        <w:rPr>
          <w:rFonts w:ascii="Aptos" w:eastAsia="Aptos" w:hAnsi="Aptos" w:cs="Aptos"/>
          <w:b/>
          <w:bCs/>
        </w:rPr>
        <w:t>**min-max scaled to [0, 1]**</w:t>
      </w:r>
      <w:r w:rsidRPr="003B195D">
        <w:rPr>
          <w:rFonts w:ascii="Aptos" w:eastAsia="Aptos" w:hAnsi="Aptos" w:cs="Aptos"/>
        </w:rPr>
        <w:t xml:space="preserve"> |</w:t>
      </w:r>
    </w:p>
    <w:p w14:paraId="2AE07DF9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| FTES_normalization_params.csv | 66 | 3 | Per-column `min`/`max` used for normalization — needed to </w:t>
      </w:r>
      <w:r w:rsidRPr="003B195D">
        <w:rPr>
          <w:rFonts w:ascii="Aptos" w:eastAsia="Aptos" w:hAnsi="Aptos" w:cs="Aptos"/>
          <w:b/>
          <w:bCs/>
        </w:rPr>
        <w:t>**inverse-transform predictions**</w:t>
      </w:r>
      <w:r w:rsidRPr="003B195D">
        <w:rPr>
          <w:rFonts w:ascii="Aptos" w:eastAsia="Aptos" w:hAnsi="Aptos" w:cs="Aptos"/>
        </w:rPr>
        <w:t xml:space="preserve"> back to engineering units |</w:t>
      </w:r>
    </w:p>
    <w:p w14:paraId="014D958C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186ED867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---</w:t>
      </w:r>
    </w:p>
    <w:p w14:paraId="6F70B844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5259EDAB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  <w:b/>
          <w:bCs/>
        </w:rPr>
        <w:t>### Which to use for what</w:t>
      </w:r>
    </w:p>
    <w:p w14:paraId="5EFF9D00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0F36E7B6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**Tree-based models**</w:t>
      </w:r>
      <w:r w:rsidRPr="003B195D">
        <w:rPr>
          <w:rFonts w:ascii="Aptos" w:eastAsia="Aptos" w:hAnsi="Aptos" w:cs="Aptos"/>
        </w:rPr>
        <w:t xml:space="preserve"> (XGBoost, Random Forest): use FTES_cleaned_basic.csv — they don't need scaling</w:t>
      </w:r>
    </w:p>
    <w:p w14:paraId="4863FB5F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**Neural networks / LSTM**</w:t>
      </w:r>
      <w:r w:rsidRPr="003B195D">
        <w:rPr>
          <w:rFonts w:ascii="Aptos" w:eastAsia="Aptos" w:hAnsi="Aptos" w:cs="Aptos"/>
        </w:rPr>
        <w:t>: use FTES_cleaned_normalized.csv (scaled) + merge temporal features from the features file</w:t>
      </w:r>
    </w:p>
    <w:p w14:paraId="3EAF4593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**Anomaly detection**</w:t>
      </w:r>
      <w:r w:rsidRPr="003B195D">
        <w:rPr>
          <w:rFonts w:ascii="Aptos" w:eastAsia="Aptos" w:hAnsi="Aptos" w:cs="Aptos"/>
        </w:rPr>
        <w:t>: use FTES_cleaned_basic.csv (unclipped) so the fault values remain as targets/labels</w:t>
      </w:r>
    </w:p>
    <w:p w14:paraId="650CFEFA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 xml:space="preserve">- </w:t>
      </w:r>
      <w:r w:rsidRPr="003B195D">
        <w:rPr>
          <w:rFonts w:ascii="Aptos" w:eastAsia="Aptos" w:hAnsi="Aptos" w:cs="Aptos"/>
          <w:b/>
          <w:bCs/>
        </w:rPr>
        <w:t>**Time-series forecasting**</w:t>
      </w:r>
      <w:r w:rsidRPr="003B195D">
        <w:rPr>
          <w:rFonts w:ascii="Aptos" w:eastAsia="Aptos" w:hAnsi="Aptos" w:cs="Aptos"/>
        </w:rPr>
        <w:t>: use FTES_cleaned_with_features.csv for the cyclic hour/day encodings</w:t>
      </w:r>
    </w:p>
    <w:p w14:paraId="3E9EB036" w14:textId="77777777" w:rsidR="003B195D" w:rsidRPr="003B195D" w:rsidRDefault="003B195D" w:rsidP="003B195D">
      <w:pPr>
        <w:rPr>
          <w:rFonts w:ascii="Aptos" w:eastAsia="Aptos" w:hAnsi="Aptos" w:cs="Aptos"/>
        </w:rPr>
      </w:pPr>
    </w:p>
    <w:p w14:paraId="68DAD6F7" w14:textId="77777777" w:rsidR="003B195D" w:rsidRPr="003B195D" w:rsidRDefault="003B195D" w:rsidP="003B195D">
      <w:pPr>
        <w:rPr>
          <w:rFonts w:ascii="Aptos" w:eastAsia="Aptos" w:hAnsi="Aptos" w:cs="Aptos"/>
        </w:rPr>
      </w:pPr>
      <w:r w:rsidRPr="003B195D">
        <w:rPr>
          <w:rFonts w:ascii="Aptos" w:eastAsia="Aptos" w:hAnsi="Aptos" w:cs="Aptos"/>
        </w:rPr>
        <w:t>Made changes.</w:t>
      </w:r>
    </w:p>
    <w:p w14:paraId="25B23A9A" w14:textId="52C72F04" w:rsidR="070F7CD1" w:rsidRDefault="070F7CD1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lastRenderedPageBreak/>
        <w:t>Stephen text:</w:t>
      </w:r>
    </w:p>
    <w:p w14:paraId="7031862E" w14:textId="23F98043" w:rsidR="2CA2F793" w:rsidRDefault="2CA2F793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Feature engineering included adding binary flag</w:t>
      </w:r>
      <w:r w:rsidR="221BE829" w:rsidRPr="065A3A16">
        <w:rPr>
          <w:rFonts w:ascii="Aptos" w:eastAsia="Aptos" w:hAnsi="Aptos" w:cs="Aptos"/>
        </w:rPr>
        <w:t xml:space="preserve"> columns</w:t>
      </w:r>
      <w:r w:rsidRPr="065A3A16">
        <w:rPr>
          <w:rFonts w:ascii="Aptos" w:eastAsia="Aptos" w:hAnsi="Aptos" w:cs="Aptos"/>
        </w:rPr>
        <w:t xml:space="preserve"> indicating whether the primary well was either injecting heated water into the subsurface, pumping water from the subsurfac</w:t>
      </w:r>
      <w:r w:rsidR="710DA10B" w:rsidRPr="065A3A16">
        <w:rPr>
          <w:rFonts w:ascii="Aptos" w:eastAsia="Aptos" w:hAnsi="Aptos" w:cs="Aptos"/>
        </w:rPr>
        <w:t xml:space="preserve">e, or was inactive. The other engineered feature was deriving the hourly pressure response to change in flow rate – expressed as change in pressure </w:t>
      </w:r>
      <w:r w:rsidR="6101ECAA" w:rsidRPr="065A3A16">
        <w:rPr>
          <w:rFonts w:ascii="Aptos" w:eastAsia="Aptos" w:hAnsi="Aptos" w:cs="Aptos"/>
        </w:rPr>
        <w:t xml:space="preserve">(PSI)/change in flow (L/min). </w:t>
      </w:r>
      <w:r w:rsidR="771B5565" w:rsidRPr="065A3A16">
        <w:rPr>
          <w:rFonts w:ascii="Aptos" w:eastAsia="Aptos" w:hAnsi="Aptos" w:cs="Aptos"/>
        </w:rPr>
        <w:t xml:space="preserve">The engineered features were created after the dataset was cleaned. </w:t>
      </w:r>
    </w:p>
    <w:p w14:paraId="2456BEF0" w14:textId="341C5996" w:rsidR="771B5565" w:rsidRDefault="771B5565" w:rsidP="065A3A16">
      <w:p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The data scaling was performed on the cleaned dataset with engineered features. We leveraged co-pilot to create the P</w:t>
      </w:r>
      <w:r w:rsidR="76A4D9EE" w:rsidRPr="065A3A16">
        <w:rPr>
          <w:rFonts w:ascii="Aptos" w:eastAsia="Aptos" w:hAnsi="Aptos" w:cs="Aptos"/>
        </w:rPr>
        <w:t xml:space="preserve">ython scrip to scale the dataset so it is suitable for the Graph Neural Network. </w:t>
      </w:r>
      <w:r w:rsidR="4617E6AF" w:rsidRPr="065A3A16">
        <w:rPr>
          <w:rFonts w:ascii="Aptos" w:eastAsia="Aptos" w:hAnsi="Aptos" w:cs="Aptos"/>
        </w:rPr>
        <w:t xml:space="preserve">Rationale for scaling methods: </w:t>
      </w:r>
    </w:p>
    <w:p w14:paraId="7E979CFB" w14:textId="4FF9376F" w:rsidR="4617E6AF" w:rsidRDefault="4617E6AF" w:rsidP="065A3A1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 xml:space="preserve">StandardScaler for Pressures at 10 well locations, Pressure at the injection well, and Injection flow rate. Rationale: These variables are all continuous and have meaningful absolute magnitudes. StandardScaler preserves relative differences and keeps </w:t>
      </w:r>
      <w:r w:rsidR="09C6C375" w:rsidRPr="5B481026">
        <w:rPr>
          <w:rFonts w:ascii="Aptos" w:eastAsia="Aptos" w:hAnsi="Aptos" w:cs="Aptos"/>
        </w:rPr>
        <w:t>data</w:t>
      </w:r>
      <w:r w:rsidRPr="065A3A16">
        <w:rPr>
          <w:rFonts w:ascii="Aptos" w:eastAsia="Aptos" w:hAnsi="Aptos" w:cs="Aptos"/>
        </w:rPr>
        <w:t xml:space="preserve"> centered/normalized, which helps GNN layers stay numerically stable.</w:t>
      </w:r>
    </w:p>
    <w:p w14:paraId="0E7BF394" w14:textId="1367BA83" w:rsidR="4617E6AF" w:rsidRDefault="4617E6AF" w:rsidP="065A3A1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RobustScaler for the pressure‑to‑flow ratio (ΔP/ΔQ)</w:t>
      </w:r>
      <w:r w:rsidR="6068F32D" w:rsidRPr="065A3A16">
        <w:rPr>
          <w:rFonts w:ascii="Aptos" w:eastAsia="Aptos" w:hAnsi="Aptos" w:cs="Aptos"/>
        </w:rPr>
        <w:t>. Rationale:</w:t>
      </w:r>
      <w:r w:rsidRPr="065A3A16">
        <w:rPr>
          <w:rFonts w:ascii="Aptos" w:eastAsia="Aptos" w:hAnsi="Aptos" w:cs="Aptos"/>
        </w:rPr>
        <w:t xml:space="preserve"> Th</w:t>
      </w:r>
      <w:r w:rsidR="30893ED3" w:rsidRPr="065A3A16">
        <w:rPr>
          <w:rFonts w:ascii="Aptos" w:eastAsia="Aptos" w:hAnsi="Aptos" w:cs="Aptos"/>
        </w:rPr>
        <w:t>is</w:t>
      </w:r>
      <w:r w:rsidRPr="065A3A16">
        <w:rPr>
          <w:rFonts w:ascii="Aptos" w:eastAsia="Aptos" w:hAnsi="Aptos" w:cs="Aptos"/>
        </w:rPr>
        <w:t xml:space="preserve"> ratio </w:t>
      </w:r>
      <w:r w:rsidR="2483E8BC" w:rsidRPr="065A3A16">
        <w:rPr>
          <w:rFonts w:ascii="Aptos" w:eastAsia="Aptos" w:hAnsi="Aptos" w:cs="Aptos"/>
        </w:rPr>
        <w:t>has</w:t>
      </w:r>
      <w:r w:rsidRPr="065A3A16">
        <w:rPr>
          <w:rFonts w:ascii="Aptos" w:eastAsia="Aptos" w:hAnsi="Aptos" w:cs="Aptos"/>
        </w:rPr>
        <w:t xml:space="preserve"> </w:t>
      </w:r>
      <w:r w:rsidR="4FCDD101" w:rsidRPr="065A3A16">
        <w:rPr>
          <w:rFonts w:ascii="Aptos" w:eastAsia="Aptos" w:hAnsi="Aptos" w:cs="Aptos"/>
        </w:rPr>
        <w:t>h</w:t>
      </w:r>
      <w:r w:rsidRPr="065A3A16">
        <w:rPr>
          <w:rFonts w:ascii="Aptos" w:eastAsia="Aptos" w:hAnsi="Aptos" w:cs="Aptos"/>
        </w:rPr>
        <w:t>eavy tails</w:t>
      </w:r>
      <w:r w:rsidR="5B7DF109" w:rsidRPr="065A3A16">
        <w:rPr>
          <w:rFonts w:ascii="Aptos" w:eastAsia="Aptos" w:hAnsi="Aptos" w:cs="Aptos"/>
        </w:rPr>
        <w:t xml:space="preserve"> and u</w:t>
      </w:r>
      <w:r w:rsidRPr="065A3A16">
        <w:rPr>
          <w:rFonts w:ascii="Aptos" w:eastAsia="Aptos" w:hAnsi="Aptos" w:cs="Aptos"/>
        </w:rPr>
        <w:t>ndefined or unstable behavior near ΔQ ≈ 0</w:t>
      </w:r>
      <w:r w:rsidR="6B0CABEF" w:rsidRPr="065A3A16">
        <w:rPr>
          <w:rFonts w:ascii="Aptos" w:eastAsia="Aptos" w:hAnsi="Aptos" w:cs="Aptos"/>
        </w:rPr>
        <w:t>, and o</w:t>
      </w:r>
      <w:r w:rsidRPr="065A3A16">
        <w:rPr>
          <w:rFonts w:ascii="Aptos" w:eastAsia="Aptos" w:hAnsi="Aptos" w:cs="Aptos"/>
        </w:rPr>
        <w:t>ccasional large positive/negative excursions</w:t>
      </w:r>
      <w:r w:rsidR="183A41BF" w:rsidRPr="065A3A16">
        <w:rPr>
          <w:rFonts w:ascii="Aptos" w:eastAsia="Aptos" w:hAnsi="Aptos" w:cs="Aptos"/>
        </w:rPr>
        <w:t xml:space="preserve">. </w:t>
      </w:r>
      <w:r w:rsidRPr="065A3A16">
        <w:rPr>
          <w:rFonts w:ascii="Aptos" w:eastAsia="Aptos" w:hAnsi="Aptos" w:cs="Aptos"/>
        </w:rPr>
        <w:t>RobustScaler (median/IQR) prevents the feature from dominating the others.</w:t>
      </w:r>
    </w:p>
    <w:p w14:paraId="6C0E6B9D" w14:textId="5D118156" w:rsidR="4617E6AF" w:rsidRDefault="4617E6AF" w:rsidP="065A3A16">
      <w:pPr>
        <w:pStyle w:val="ListParagraph"/>
        <w:numPr>
          <w:ilvl w:val="0"/>
          <w:numId w:val="2"/>
        </w:numPr>
        <w:rPr>
          <w:rFonts w:ascii="Aptos" w:eastAsia="Aptos" w:hAnsi="Aptos" w:cs="Aptos"/>
        </w:rPr>
      </w:pPr>
      <w:r w:rsidRPr="065A3A16">
        <w:rPr>
          <w:rFonts w:ascii="Aptos" w:eastAsia="Aptos" w:hAnsi="Aptos" w:cs="Aptos"/>
        </w:rPr>
        <w:t>Binary operational flags (pump on/off, inject on/off) kept as 0/1</w:t>
      </w:r>
    </w:p>
    <w:p w14:paraId="32C2777A" w14:textId="1DB87D87" w:rsidR="009657C7" w:rsidRDefault="009657C7" w:rsidP="3733A4E6">
      <w:pPr>
        <w:rPr>
          <w:rFonts w:ascii="Aptos" w:eastAsia="Aptos" w:hAnsi="Aptos" w:cs="Aptos"/>
        </w:rPr>
      </w:pPr>
    </w:p>
    <w:p w14:paraId="08000266" w14:textId="478BC997" w:rsidR="009657C7" w:rsidRDefault="009657C7" w:rsidP="3733A4E6">
      <w:pPr>
        <w:rPr>
          <w:rFonts w:ascii="Aptos" w:eastAsia="Aptos" w:hAnsi="Aptos" w:cs="Aptos"/>
          <w:b/>
          <w:bCs/>
        </w:rPr>
      </w:pPr>
    </w:p>
    <w:p w14:paraId="1F22FFD6" w14:textId="21C51E68" w:rsidR="009657C7" w:rsidRDefault="009657C7" w:rsidP="3733A4E6"/>
    <w:p w14:paraId="3094149F" w14:textId="3D79C951" w:rsidR="009657C7" w:rsidRDefault="009657C7" w:rsidP="3733A4E6"/>
    <w:p w14:paraId="7838BC47" w14:textId="7AA1C17F" w:rsidR="009657C7" w:rsidRDefault="009657C7"/>
    <w:sectPr w:rsidR="00965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9F97E"/>
    <w:multiLevelType w:val="hybridMultilevel"/>
    <w:tmpl w:val="FFFFFFFF"/>
    <w:lvl w:ilvl="0" w:tplc="2B82A1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CC8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E25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0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EC6A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266A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7CFD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CD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DCFF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7512D8"/>
    <w:multiLevelType w:val="hybridMultilevel"/>
    <w:tmpl w:val="FFFFFFFF"/>
    <w:lvl w:ilvl="0" w:tplc="2E780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43A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83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DA4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06DB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EAF3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72BD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3082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B231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518955">
    <w:abstractNumId w:val="0"/>
  </w:num>
  <w:num w:numId="2" w16cid:durableId="919365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7C"/>
    <w:rsid w:val="00007793"/>
    <w:rsid w:val="00086822"/>
    <w:rsid w:val="00180144"/>
    <w:rsid w:val="0028550F"/>
    <w:rsid w:val="00314597"/>
    <w:rsid w:val="003B195D"/>
    <w:rsid w:val="0063163F"/>
    <w:rsid w:val="00656ACA"/>
    <w:rsid w:val="00726C80"/>
    <w:rsid w:val="0075549F"/>
    <w:rsid w:val="00773F09"/>
    <w:rsid w:val="007C56ED"/>
    <w:rsid w:val="0084017C"/>
    <w:rsid w:val="00861E04"/>
    <w:rsid w:val="0089136B"/>
    <w:rsid w:val="009657C7"/>
    <w:rsid w:val="00BA4FD3"/>
    <w:rsid w:val="00BB2AD2"/>
    <w:rsid w:val="00BF4A3A"/>
    <w:rsid w:val="00E835FA"/>
    <w:rsid w:val="00E858A1"/>
    <w:rsid w:val="00F613C4"/>
    <w:rsid w:val="00F80DF3"/>
    <w:rsid w:val="00F86223"/>
    <w:rsid w:val="00F87803"/>
    <w:rsid w:val="01D71BF3"/>
    <w:rsid w:val="03289ADA"/>
    <w:rsid w:val="03A63D26"/>
    <w:rsid w:val="04752F82"/>
    <w:rsid w:val="04B7DE7C"/>
    <w:rsid w:val="065A3A16"/>
    <w:rsid w:val="067ED23D"/>
    <w:rsid w:val="069A0982"/>
    <w:rsid w:val="070F7CD1"/>
    <w:rsid w:val="099FFF52"/>
    <w:rsid w:val="09AB33F4"/>
    <w:rsid w:val="09C3C673"/>
    <w:rsid w:val="09C6C375"/>
    <w:rsid w:val="0AEC52F5"/>
    <w:rsid w:val="0B2EAFCD"/>
    <w:rsid w:val="0B6050B1"/>
    <w:rsid w:val="0BA13DC8"/>
    <w:rsid w:val="0C01F6CF"/>
    <w:rsid w:val="0C0A0CA4"/>
    <w:rsid w:val="0C0CC55D"/>
    <w:rsid w:val="0C6E8029"/>
    <w:rsid w:val="0D633D83"/>
    <w:rsid w:val="0DA5476A"/>
    <w:rsid w:val="0DB50805"/>
    <w:rsid w:val="0DB538D6"/>
    <w:rsid w:val="0E707F55"/>
    <w:rsid w:val="0E90F0DC"/>
    <w:rsid w:val="0F830490"/>
    <w:rsid w:val="103F3EC1"/>
    <w:rsid w:val="10E75820"/>
    <w:rsid w:val="111AB6F6"/>
    <w:rsid w:val="11BC19A8"/>
    <w:rsid w:val="12AF78C3"/>
    <w:rsid w:val="12B51864"/>
    <w:rsid w:val="133B1F6C"/>
    <w:rsid w:val="13A4BC34"/>
    <w:rsid w:val="13C5F205"/>
    <w:rsid w:val="13EC3DEE"/>
    <w:rsid w:val="13FF9128"/>
    <w:rsid w:val="14C6FDFD"/>
    <w:rsid w:val="150A62BE"/>
    <w:rsid w:val="15628905"/>
    <w:rsid w:val="1580C4CF"/>
    <w:rsid w:val="15814EC3"/>
    <w:rsid w:val="164CA11A"/>
    <w:rsid w:val="168DAC84"/>
    <w:rsid w:val="17AD1044"/>
    <w:rsid w:val="183A41BF"/>
    <w:rsid w:val="18AC74B1"/>
    <w:rsid w:val="19B4146D"/>
    <w:rsid w:val="1B04E3F4"/>
    <w:rsid w:val="1B1FE68B"/>
    <w:rsid w:val="1C3DEADA"/>
    <w:rsid w:val="1DF9169B"/>
    <w:rsid w:val="1EADCF40"/>
    <w:rsid w:val="1FC1E5B6"/>
    <w:rsid w:val="201993B1"/>
    <w:rsid w:val="217787D0"/>
    <w:rsid w:val="221BE829"/>
    <w:rsid w:val="23B03144"/>
    <w:rsid w:val="242BED45"/>
    <w:rsid w:val="2483E8BC"/>
    <w:rsid w:val="24C3C25C"/>
    <w:rsid w:val="2B1F5407"/>
    <w:rsid w:val="2B402347"/>
    <w:rsid w:val="2B7B2D38"/>
    <w:rsid w:val="2CA2F793"/>
    <w:rsid w:val="2DBA0771"/>
    <w:rsid w:val="2DE59EFB"/>
    <w:rsid w:val="2ED6FE91"/>
    <w:rsid w:val="30893ED3"/>
    <w:rsid w:val="30FACC86"/>
    <w:rsid w:val="30FCB1CB"/>
    <w:rsid w:val="316820EE"/>
    <w:rsid w:val="31BD1785"/>
    <w:rsid w:val="32603511"/>
    <w:rsid w:val="32E074B6"/>
    <w:rsid w:val="3383B637"/>
    <w:rsid w:val="34B82A96"/>
    <w:rsid w:val="358C2F06"/>
    <w:rsid w:val="35BE3CEF"/>
    <w:rsid w:val="35CD906C"/>
    <w:rsid w:val="366EA91E"/>
    <w:rsid w:val="371B0B3A"/>
    <w:rsid w:val="3733A4E6"/>
    <w:rsid w:val="37A7C6AF"/>
    <w:rsid w:val="37D87F99"/>
    <w:rsid w:val="3958B33F"/>
    <w:rsid w:val="39888A96"/>
    <w:rsid w:val="39BE581F"/>
    <w:rsid w:val="3AE5AAEA"/>
    <w:rsid w:val="3B2F3F13"/>
    <w:rsid w:val="3BA55AD9"/>
    <w:rsid w:val="3BEE14C7"/>
    <w:rsid w:val="3C5C53A1"/>
    <w:rsid w:val="3C69FA81"/>
    <w:rsid w:val="3CD46913"/>
    <w:rsid w:val="3D40104F"/>
    <w:rsid w:val="3E911178"/>
    <w:rsid w:val="3F6BE995"/>
    <w:rsid w:val="400DECFA"/>
    <w:rsid w:val="412BD78C"/>
    <w:rsid w:val="41E07509"/>
    <w:rsid w:val="42FFC74B"/>
    <w:rsid w:val="4476CDB9"/>
    <w:rsid w:val="458EB0BA"/>
    <w:rsid w:val="461112EA"/>
    <w:rsid w:val="4617E6AF"/>
    <w:rsid w:val="4701FE8E"/>
    <w:rsid w:val="47AAAC43"/>
    <w:rsid w:val="47F9317C"/>
    <w:rsid w:val="48413180"/>
    <w:rsid w:val="487EC990"/>
    <w:rsid w:val="4A14A33B"/>
    <w:rsid w:val="4B6A9C4C"/>
    <w:rsid w:val="4C5EF349"/>
    <w:rsid w:val="4DF95643"/>
    <w:rsid w:val="4E9379A8"/>
    <w:rsid w:val="4EDF85BA"/>
    <w:rsid w:val="4F27F802"/>
    <w:rsid w:val="4FCDD101"/>
    <w:rsid w:val="51867A8D"/>
    <w:rsid w:val="51B97502"/>
    <w:rsid w:val="51FC9E67"/>
    <w:rsid w:val="529A149D"/>
    <w:rsid w:val="52C41CF5"/>
    <w:rsid w:val="52D2E08D"/>
    <w:rsid w:val="531CF4D3"/>
    <w:rsid w:val="533BA6DA"/>
    <w:rsid w:val="536C7940"/>
    <w:rsid w:val="539EB815"/>
    <w:rsid w:val="54703613"/>
    <w:rsid w:val="547C116C"/>
    <w:rsid w:val="55596F9C"/>
    <w:rsid w:val="55B4F603"/>
    <w:rsid w:val="56202674"/>
    <w:rsid w:val="564F2E1B"/>
    <w:rsid w:val="56E46EED"/>
    <w:rsid w:val="56F1A451"/>
    <w:rsid w:val="570CEB87"/>
    <w:rsid w:val="578B2E49"/>
    <w:rsid w:val="59F0AAD2"/>
    <w:rsid w:val="5A0A82F5"/>
    <w:rsid w:val="5A3A5714"/>
    <w:rsid w:val="5A63A0EF"/>
    <w:rsid w:val="5AC6E62D"/>
    <w:rsid w:val="5B481026"/>
    <w:rsid w:val="5B7DF109"/>
    <w:rsid w:val="5BE25678"/>
    <w:rsid w:val="5CFB6904"/>
    <w:rsid w:val="5DAFF09F"/>
    <w:rsid w:val="5E18D6C2"/>
    <w:rsid w:val="5E4024AE"/>
    <w:rsid w:val="5FAD3098"/>
    <w:rsid w:val="5FFA02C1"/>
    <w:rsid w:val="6068F32D"/>
    <w:rsid w:val="60AA3504"/>
    <w:rsid w:val="6101ECAA"/>
    <w:rsid w:val="61320703"/>
    <w:rsid w:val="615281ED"/>
    <w:rsid w:val="61E9AE9D"/>
    <w:rsid w:val="622EC2C6"/>
    <w:rsid w:val="62528ADA"/>
    <w:rsid w:val="63F72FEA"/>
    <w:rsid w:val="644F2E69"/>
    <w:rsid w:val="658270A9"/>
    <w:rsid w:val="66044DF5"/>
    <w:rsid w:val="66C86703"/>
    <w:rsid w:val="67EEE71A"/>
    <w:rsid w:val="67F82C90"/>
    <w:rsid w:val="694A74DC"/>
    <w:rsid w:val="6AF48870"/>
    <w:rsid w:val="6B0CABEF"/>
    <w:rsid w:val="6D2B5425"/>
    <w:rsid w:val="70727E77"/>
    <w:rsid w:val="710DA10B"/>
    <w:rsid w:val="7223348C"/>
    <w:rsid w:val="72FC9357"/>
    <w:rsid w:val="73B73D3B"/>
    <w:rsid w:val="7429F355"/>
    <w:rsid w:val="7643BEA9"/>
    <w:rsid w:val="76A4D9EE"/>
    <w:rsid w:val="771B5565"/>
    <w:rsid w:val="77725F17"/>
    <w:rsid w:val="77FB4FCD"/>
    <w:rsid w:val="7885B1BB"/>
    <w:rsid w:val="7AE4421B"/>
    <w:rsid w:val="7B2338DD"/>
    <w:rsid w:val="7C8BFEA6"/>
    <w:rsid w:val="7F61E42E"/>
    <w:rsid w:val="7FC6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4345"/>
  <w15:chartTrackingRefBased/>
  <w15:docId w15:val="{E2A66FE2-015F-4649-A518-33B8AD7B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2EB9474BCC524194DF8AB69AF98367" ma:contentTypeVersion="7" ma:contentTypeDescription="Create a new document." ma:contentTypeScope="" ma:versionID="1b60f8e98d47ea2414ab0da989566518">
  <xsd:schema xmlns:xsd="http://www.w3.org/2001/XMLSchema" xmlns:xs="http://www.w3.org/2001/XMLSchema" xmlns:p="http://schemas.microsoft.com/office/2006/metadata/properties" xmlns:ns2="be29f02d-c038-4345-b16b-5963e734fea8" targetNamespace="http://schemas.microsoft.com/office/2006/metadata/properties" ma:root="true" ma:fieldsID="75bdab4e72699d49fee708824b2b9709" ns2:_="">
    <xsd:import namespace="be29f02d-c038-4345-b16b-5963e734fe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9f02d-c038-4345-b16b-5963e734fe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DDDE2-7AF1-452E-BC59-149E0DA9286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11167B8-0961-49BB-AD93-6B065639ED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723B908-72EC-4732-980E-ADE5E0EB36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29f02d-c038-4345-b16b-5963e734fe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096030-5042-4381-A9F0-45BD77D819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9</Pages>
  <Words>1476</Words>
  <Characters>8783</Characters>
  <Application>Microsoft Office Word</Application>
  <DocSecurity>0</DocSecurity>
  <Lines>159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Ferencz, Stephen B</dc:creator>
  <cp:keywords/>
  <dc:description/>
  <cp:lastModifiedBy>Zuljevic, Nino</cp:lastModifiedBy>
  <cp:revision>7</cp:revision>
  <dcterms:created xsi:type="dcterms:W3CDTF">2026-03-31T20:38:00Z</dcterms:created>
  <dcterms:modified xsi:type="dcterms:W3CDTF">2026-04-03T05:32:00Z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0x0101003B2EB9474BCC524194DF8AB69AF98367</vt:lpwstr>
  </property>
  <property fmtid="{D5CDD505-2E9C-101B-9397-08002B2CF9AE}" pid="3" name="docLang">
    <vt:lpwstr>en</vt:lpwstr>
  </property>
</Properties>
</file>